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C5F6C5" w14:textId="77777777" w:rsidR="00FF0A0F" w:rsidRDefault="00FF0A0F" w:rsidP="00194098">
      <w:pPr>
        <w:spacing w:after="0" w:line="240" w:lineRule="auto"/>
        <w:jc w:val="right"/>
        <w:rPr>
          <w:b/>
        </w:rPr>
      </w:pPr>
    </w:p>
    <w:p w14:paraId="1198C3A1" w14:textId="77777777" w:rsidR="00FF0A0F" w:rsidRPr="00C172C1" w:rsidRDefault="00A71437" w:rsidP="00C172C1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Mythili Latha Koka</w:t>
      </w:r>
    </w:p>
    <w:p w14:paraId="2C95A5B8" w14:textId="77777777" w:rsidR="00782514" w:rsidRPr="00A71437" w:rsidRDefault="007E2214" w:rsidP="00C172C1">
      <w:pPr>
        <w:spacing w:after="0" w:line="240" w:lineRule="auto"/>
        <w:jc w:val="center"/>
        <w:rPr>
          <w:sz w:val="20"/>
          <w:szCs w:val="20"/>
        </w:rPr>
      </w:pPr>
      <w:r w:rsidRPr="00A71437">
        <w:rPr>
          <w:sz w:val="20"/>
          <w:szCs w:val="20"/>
        </w:rPr>
        <w:t>1760 KIRTS BLVD;</w:t>
      </w:r>
      <w:r w:rsidR="00A71437" w:rsidRPr="00A71437">
        <w:rPr>
          <w:sz w:val="20"/>
          <w:szCs w:val="20"/>
        </w:rPr>
        <w:t xml:space="preserve"> </w:t>
      </w:r>
      <w:r w:rsidR="00782514" w:rsidRPr="00A71437">
        <w:rPr>
          <w:sz w:val="20"/>
          <w:szCs w:val="20"/>
        </w:rPr>
        <w:t>APT 105</w:t>
      </w:r>
    </w:p>
    <w:p w14:paraId="04036076" w14:textId="77777777" w:rsidR="00782514" w:rsidRPr="00A71437" w:rsidRDefault="00782514" w:rsidP="00C172C1">
      <w:pPr>
        <w:spacing w:after="0" w:line="240" w:lineRule="auto"/>
        <w:jc w:val="center"/>
        <w:rPr>
          <w:sz w:val="20"/>
          <w:szCs w:val="20"/>
        </w:rPr>
      </w:pPr>
      <w:r w:rsidRPr="00A71437">
        <w:rPr>
          <w:sz w:val="20"/>
          <w:szCs w:val="20"/>
        </w:rPr>
        <w:t>TROY,</w:t>
      </w:r>
      <w:r w:rsidR="00A71437" w:rsidRPr="00A71437">
        <w:rPr>
          <w:sz w:val="20"/>
          <w:szCs w:val="20"/>
        </w:rPr>
        <w:t xml:space="preserve"> </w:t>
      </w:r>
      <w:r w:rsidRPr="00A71437">
        <w:rPr>
          <w:sz w:val="20"/>
          <w:szCs w:val="20"/>
        </w:rPr>
        <w:t>MI 48084</w:t>
      </w:r>
    </w:p>
    <w:p w14:paraId="10982F77" w14:textId="77777777" w:rsidR="007E2214" w:rsidRPr="00A71437" w:rsidRDefault="007E2214" w:rsidP="00C172C1">
      <w:pPr>
        <w:spacing w:after="0" w:line="240" w:lineRule="auto"/>
        <w:jc w:val="center"/>
        <w:rPr>
          <w:sz w:val="20"/>
          <w:szCs w:val="20"/>
          <w:u w:val="single"/>
        </w:rPr>
      </w:pPr>
      <w:r w:rsidRPr="00A71437">
        <w:rPr>
          <w:sz w:val="20"/>
          <w:szCs w:val="20"/>
          <w:u w:val="single"/>
        </w:rPr>
        <w:t>mythilikoka@gmail.com</w:t>
      </w:r>
    </w:p>
    <w:p w14:paraId="39619C3B" w14:textId="77777777" w:rsidR="00782514" w:rsidRPr="00A71437" w:rsidRDefault="00782514" w:rsidP="00C172C1">
      <w:pPr>
        <w:spacing w:after="0" w:line="240" w:lineRule="auto"/>
        <w:jc w:val="center"/>
        <w:rPr>
          <w:sz w:val="20"/>
          <w:szCs w:val="20"/>
        </w:rPr>
      </w:pPr>
      <w:r w:rsidRPr="00A71437">
        <w:rPr>
          <w:sz w:val="20"/>
          <w:szCs w:val="20"/>
        </w:rPr>
        <w:t>PH: 949-340-6397</w:t>
      </w:r>
    </w:p>
    <w:p w14:paraId="70B35F85" w14:textId="77777777" w:rsidR="00782514" w:rsidRDefault="00782514" w:rsidP="00A71437">
      <w:pPr>
        <w:pBdr>
          <w:top w:val="single" w:sz="4" w:space="1" w:color="auto"/>
        </w:pBdr>
        <w:spacing w:after="0" w:line="240" w:lineRule="auto"/>
        <w:rPr>
          <w:b/>
        </w:rPr>
      </w:pPr>
    </w:p>
    <w:p w14:paraId="2C645439" w14:textId="241796F2" w:rsidR="00DF7858" w:rsidRPr="00A57230" w:rsidRDefault="007E2214" w:rsidP="00F5219B">
      <w:pPr>
        <w:pStyle w:val="ListParagraph"/>
        <w:numPr>
          <w:ilvl w:val="0"/>
          <w:numId w:val="20"/>
        </w:numPr>
        <w:spacing w:after="0" w:line="240" w:lineRule="auto"/>
      </w:pPr>
      <w:r w:rsidRPr="00F5219B">
        <w:rPr>
          <w:b/>
          <w:sz w:val="24"/>
          <w:szCs w:val="24"/>
        </w:rPr>
        <w:t>Objectives</w:t>
      </w:r>
      <w:r w:rsidRPr="00F5219B">
        <w:rPr>
          <w:b/>
        </w:rPr>
        <w:t xml:space="preserve">: </w:t>
      </w:r>
      <w:r w:rsidR="00A71437">
        <w:t>An outgoing and enthusiastic individual with a Bachelor’s degree</w:t>
      </w:r>
      <w:r w:rsidR="00BE6775">
        <w:t xml:space="preserve"> seeking an entry level recruiter</w:t>
      </w:r>
      <w:r w:rsidR="00204B0E">
        <w:t xml:space="preserve"> position</w:t>
      </w:r>
      <w:r w:rsidR="00244969">
        <w:t xml:space="preserve"> to build a career in recruiting</w:t>
      </w:r>
      <w:r w:rsidR="00BE6775">
        <w:t xml:space="preserve"> and staffing industry</w:t>
      </w:r>
      <w:r w:rsidR="00FD7F21">
        <w:t>. Ambitious and dedicated in changing the lives of people by finding the right jobs for the right people.</w:t>
      </w:r>
    </w:p>
    <w:p w14:paraId="1FFFDF8F" w14:textId="77777777" w:rsidR="00A71437" w:rsidRDefault="00A71437" w:rsidP="00A71437">
      <w:pPr>
        <w:spacing w:after="0" w:line="240" w:lineRule="auto"/>
        <w:rPr>
          <w:b/>
        </w:rPr>
      </w:pPr>
    </w:p>
    <w:p w14:paraId="3630240D" w14:textId="77777777" w:rsidR="00E839EA" w:rsidRDefault="00E839EA" w:rsidP="00E839EA">
      <w:pPr>
        <w:spacing w:after="0" w:line="240" w:lineRule="auto"/>
        <w:rPr>
          <w:b/>
        </w:rPr>
      </w:pPr>
      <w:r w:rsidRPr="00A71437">
        <w:rPr>
          <w:b/>
        </w:rPr>
        <w:t>Highlights of Qualifications:</w:t>
      </w:r>
    </w:p>
    <w:p w14:paraId="6FE3DBEA" w14:textId="77777777" w:rsidR="00E839EA" w:rsidRPr="00A71437" w:rsidRDefault="00E839EA" w:rsidP="008F7541">
      <w:pPr>
        <w:spacing w:after="0" w:line="240" w:lineRule="auto"/>
        <w:jc w:val="right"/>
        <w:rPr>
          <w:b/>
        </w:rPr>
      </w:pPr>
    </w:p>
    <w:p w14:paraId="13788E01" w14:textId="77777777" w:rsidR="003E7DDF" w:rsidRDefault="00E839EA" w:rsidP="00E839EA">
      <w:pPr>
        <w:pStyle w:val="ListParagraph"/>
        <w:numPr>
          <w:ilvl w:val="0"/>
          <w:numId w:val="17"/>
        </w:numPr>
        <w:spacing w:after="0" w:line="240" w:lineRule="auto"/>
      </w:pPr>
      <w:r>
        <w:t xml:space="preserve">Excellent </w:t>
      </w:r>
      <w:r w:rsidR="0076604A">
        <w:t xml:space="preserve">written and verbal </w:t>
      </w:r>
      <w:r>
        <w:t>communication</w:t>
      </w:r>
      <w:r w:rsidR="0076604A">
        <w:t xml:space="preserve"> skills.</w:t>
      </w:r>
    </w:p>
    <w:p w14:paraId="12EC88B8" w14:textId="77777777" w:rsidR="00E839EA" w:rsidRDefault="003E7DDF" w:rsidP="00E839EA">
      <w:pPr>
        <w:pStyle w:val="ListParagraph"/>
        <w:numPr>
          <w:ilvl w:val="0"/>
          <w:numId w:val="17"/>
        </w:numPr>
        <w:spacing w:after="0" w:line="240" w:lineRule="auto"/>
      </w:pPr>
      <w:r>
        <w:t>Proficient in MS Office.</w:t>
      </w:r>
      <w:r w:rsidR="00E839EA">
        <w:t xml:space="preserve"> </w:t>
      </w:r>
    </w:p>
    <w:p w14:paraId="1745B1D8" w14:textId="77777777" w:rsidR="00E839EA" w:rsidRDefault="00E839EA" w:rsidP="00E839EA">
      <w:pPr>
        <w:pStyle w:val="ListParagraph"/>
        <w:numPr>
          <w:ilvl w:val="0"/>
          <w:numId w:val="17"/>
        </w:numPr>
        <w:spacing w:after="0" w:line="240" w:lineRule="auto"/>
      </w:pPr>
      <w:r>
        <w:t xml:space="preserve">Dynamic, energetic individual and good team player. </w:t>
      </w:r>
    </w:p>
    <w:p w14:paraId="67C46B61" w14:textId="77777777" w:rsidR="00E839EA" w:rsidRDefault="00E839EA" w:rsidP="00E839EA">
      <w:pPr>
        <w:pStyle w:val="ListParagraph"/>
        <w:numPr>
          <w:ilvl w:val="0"/>
          <w:numId w:val="17"/>
        </w:numPr>
        <w:spacing w:after="0" w:line="240" w:lineRule="auto"/>
      </w:pPr>
      <w:r>
        <w:t>Strong relationship building skills with Focus on customer service.</w:t>
      </w:r>
    </w:p>
    <w:p w14:paraId="7558661D" w14:textId="77777777" w:rsidR="00E839EA" w:rsidRDefault="007C1D1E" w:rsidP="00E839EA">
      <w:pPr>
        <w:pStyle w:val="ListParagraph"/>
        <w:numPr>
          <w:ilvl w:val="0"/>
          <w:numId w:val="17"/>
        </w:numPr>
        <w:spacing w:after="0" w:line="240" w:lineRule="auto"/>
      </w:pPr>
      <w:r>
        <w:t xml:space="preserve">Good </w:t>
      </w:r>
      <w:r w:rsidR="00E839EA">
        <w:t xml:space="preserve">Understanding of recruiting concepts. </w:t>
      </w:r>
    </w:p>
    <w:p w14:paraId="5B526CBB" w14:textId="77777777" w:rsidR="00E839EA" w:rsidRDefault="00E839EA" w:rsidP="00E839EA">
      <w:pPr>
        <w:pStyle w:val="ListParagraph"/>
        <w:numPr>
          <w:ilvl w:val="0"/>
          <w:numId w:val="17"/>
        </w:numPr>
        <w:spacing w:after="0" w:line="240" w:lineRule="auto"/>
      </w:pPr>
      <w:r>
        <w:t>Excellent time manager with ability to plan and meet goals.</w:t>
      </w:r>
    </w:p>
    <w:p w14:paraId="04222811" w14:textId="77777777" w:rsidR="00E839EA" w:rsidRDefault="00E839EA" w:rsidP="00E839EA">
      <w:pPr>
        <w:pStyle w:val="ListParagraph"/>
        <w:numPr>
          <w:ilvl w:val="0"/>
          <w:numId w:val="17"/>
        </w:numPr>
        <w:spacing w:after="0" w:line="240" w:lineRule="auto"/>
      </w:pPr>
      <w:r>
        <w:t>Knowledge of interview techniques.</w:t>
      </w:r>
    </w:p>
    <w:p w14:paraId="2D67B765" w14:textId="77777777" w:rsidR="00E839EA" w:rsidRDefault="00E839EA" w:rsidP="00E839EA">
      <w:pPr>
        <w:pStyle w:val="ListParagraph"/>
        <w:numPr>
          <w:ilvl w:val="0"/>
          <w:numId w:val="17"/>
        </w:numPr>
        <w:spacing w:after="0" w:line="240" w:lineRule="auto"/>
      </w:pPr>
      <w:r>
        <w:t xml:space="preserve">Strong intellectual skills and detail oriented. </w:t>
      </w:r>
    </w:p>
    <w:p w14:paraId="7EF35F66" w14:textId="77777777" w:rsidR="007C1D1E" w:rsidRDefault="00A049CD" w:rsidP="00E839EA">
      <w:pPr>
        <w:pStyle w:val="ListParagraph"/>
        <w:numPr>
          <w:ilvl w:val="0"/>
          <w:numId w:val="17"/>
        </w:numPr>
        <w:spacing w:after="0" w:line="240" w:lineRule="auto"/>
      </w:pPr>
      <w:r>
        <w:t>Strong analytical and problem solving skills.</w:t>
      </w:r>
    </w:p>
    <w:p w14:paraId="599FD7B8" w14:textId="77777777" w:rsidR="00A71437" w:rsidRDefault="007C1D1E" w:rsidP="00E839EA">
      <w:pPr>
        <w:pStyle w:val="ListParagraph"/>
        <w:numPr>
          <w:ilvl w:val="0"/>
          <w:numId w:val="17"/>
        </w:numPr>
        <w:spacing w:after="0" w:line="240" w:lineRule="auto"/>
      </w:pPr>
      <w:r w:rsidRPr="007C1D1E">
        <w:t>Keen aptitude for learning and applying new concepts quickly</w:t>
      </w:r>
      <w:r w:rsidR="00A049CD">
        <w:t>.</w:t>
      </w:r>
    </w:p>
    <w:p w14:paraId="64239DDC" w14:textId="77777777" w:rsidR="00244969" w:rsidRPr="00F5219B" w:rsidRDefault="00244969" w:rsidP="00244969">
      <w:pPr>
        <w:pStyle w:val="ListParagraph"/>
        <w:numPr>
          <w:ilvl w:val="0"/>
          <w:numId w:val="17"/>
        </w:numPr>
        <w:spacing w:after="0" w:line="240" w:lineRule="auto"/>
      </w:pPr>
      <w:r w:rsidRPr="00F5219B">
        <w:t>Proven ability to interact with a diverse set of people.</w:t>
      </w:r>
    </w:p>
    <w:p w14:paraId="456BEFF7" w14:textId="77777777" w:rsidR="00244969" w:rsidRDefault="00244969" w:rsidP="00244969">
      <w:pPr>
        <w:pStyle w:val="ListParagraph"/>
        <w:spacing w:after="0" w:line="240" w:lineRule="auto"/>
      </w:pPr>
      <w:bookmarkStart w:id="0" w:name="_GoBack"/>
      <w:bookmarkEnd w:id="0"/>
    </w:p>
    <w:p w14:paraId="58E1B7E9" w14:textId="77777777" w:rsidR="00F5219B" w:rsidRDefault="00F5219B" w:rsidP="002261C8">
      <w:pPr>
        <w:spacing w:after="0" w:line="240" w:lineRule="auto"/>
        <w:ind w:left="360"/>
      </w:pPr>
    </w:p>
    <w:p w14:paraId="66595609" w14:textId="77777777" w:rsidR="00A71437" w:rsidRDefault="00A71437" w:rsidP="00A71437">
      <w:pPr>
        <w:spacing w:after="0" w:line="240" w:lineRule="auto"/>
        <w:ind w:left="720"/>
      </w:pPr>
    </w:p>
    <w:p w14:paraId="0C4682CC" w14:textId="77777777" w:rsidR="00E839EA" w:rsidRDefault="00A71437" w:rsidP="0000385B">
      <w:r w:rsidRPr="00A71437">
        <w:t>Experience</w:t>
      </w:r>
      <w:r>
        <w:t>:</w:t>
      </w:r>
    </w:p>
    <w:p w14:paraId="08147254" w14:textId="77777777" w:rsidR="00B73D5B" w:rsidRDefault="00B73D5B" w:rsidP="00A71437">
      <w:pPr>
        <w:spacing w:after="0" w:line="240" w:lineRule="auto"/>
      </w:pPr>
    </w:p>
    <w:p w14:paraId="1372A60F" w14:textId="77777777" w:rsidR="00B73D5B" w:rsidRDefault="0076604A" w:rsidP="00B73D5B">
      <w:pPr>
        <w:pStyle w:val="ListParagraph"/>
        <w:numPr>
          <w:ilvl w:val="0"/>
          <w:numId w:val="19"/>
        </w:numPr>
        <w:spacing w:after="0" w:line="240" w:lineRule="auto"/>
      </w:pPr>
      <w:r>
        <w:t>Volunteered at RISDT(Rural India Self Development Trust) and shared thoughts for effectively running the CDLCP Pilot program.</w:t>
      </w:r>
    </w:p>
    <w:p w14:paraId="30594100" w14:textId="77777777" w:rsidR="00AB77CB" w:rsidRDefault="00E839EA" w:rsidP="00AB77CB">
      <w:pPr>
        <w:pStyle w:val="ListParagraph"/>
        <w:numPr>
          <w:ilvl w:val="0"/>
          <w:numId w:val="14"/>
        </w:numPr>
        <w:spacing w:after="0" w:line="240" w:lineRule="auto"/>
      </w:pPr>
      <w:r>
        <w:t>Active volunteer at school.</w:t>
      </w:r>
    </w:p>
    <w:p w14:paraId="6B1F75A3" w14:textId="77777777" w:rsidR="00E839EA" w:rsidRDefault="00E839EA" w:rsidP="00AB77CB">
      <w:pPr>
        <w:pStyle w:val="ListParagraph"/>
        <w:numPr>
          <w:ilvl w:val="0"/>
          <w:numId w:val="14"/>
        </w:numPr>
        <w:spacing w:after="0" w:line="240" w:lineRule="auto"/>
      </w:pPr>
      <w:r>
        <w:t>Volunteered for Field trips and helped teachers with different activities.</w:t>
      </w:r>
    </w:p>
    <w:p w14:paraId="30F0E9D9" w14:textId="441D2F3B" w:rsidR="00A71437" w:rsidRPr="00F5219B" w:rsidRDefault="00E839EA" w:rsidP="00244969">
      <w:pPr>
        <w:pStyle w:val="ListParagraph"/>
        <w:numPr>
          <w:ilvl w:val="0"/>
          <w:numId w:val="14"/>
        </w:numPr>
        <w:spacing w:after="0" w:line="240" w:lineRule="auto"/>
      </w:pPr>
      <w:r>
        <w:t xml:space="preserve">Mentored </w:t>
      </w:r>
      <w:r w:rsidR="00B73D5B">
        <w:t>junior</w:t>
      </w:r>
      <w:r>
        <w:t xml:space="preserve"> </w:t>
      </w:r>
      <w:r w:rsidR="00194098">
        <w:t>achievement workshops.</w:t>
      </w:r>
      <w:del w:id="1" w:author="Phani Koka" w:date="2015-11-22T00:01:00Z">
        <w:r w:rsidR="00FF3A3F">
          <w:delText>workshops.</w:delText>
        </w:r>
      </w:del>
    </w:p>
    <w:p w14:paraId="2547F895" w14:textId="77777777" w:rsidR="00F5219B" w:rsidRDefault="00F5219B" w:rsidP="00F5219B">
      <w:pPr>
        <w:pStyle w:val="ListParagraph"/>
        <w:spacing w:after="0" w:line="240" w:lineRule="auto"/>
      </w:pPr>
    </w:p>
    <w:p w14:paraId="5518424C" w14:textId="77777777" w:rsidR="00A71437" w:rsidRDefault="00A71437" w:rsidP="00A71437">
      <w:pPr>
        <w:spacing w:after="0" w:line="240" w:lineRule="auto"/>
      </w:pPr>
      <w:r w:rsidRPr="00A71437">
        <w:rPr>
          <w:b/>
        </w:rPr>
        <w:t>Education</w:t>
      </w:r>
      <w:r w:rsidRPr="00A71437">
        <w:t>:</w:t>
      </w:r>
    </w:p>
    <w:p w14:paraId="1EB4331B" w14:textId="77777777" w:rsidR="00A71437" w:rsidRDefault="00A71437" w:rsidP="00A71437">
      <w:pPr>
        <w:spacing w:after="0" w:line="240" w:lineRule="auto"/>
      </w:pPr>
    </w:p>
    <w:p w14:paraId="02194FF4" w14:textId="77777777" w:rsidR="00A71437" w:rsidRDefault="00A71437" w:rsidP="00E839EA">
      <w:pPr>
        <w:pStyle w:val="ListParagraph"/>
        <w:numPr>
          <w:ilvl w:val="0"/>
          <w:numId w:val="15"/>
        </w:numPr>
        <w:spacing w:after="0" w:line="240" w:lineRule="auto"/>
      </w:pPr>
      <w:r>
        <w:t>Bachelor's Degree</w:t>
      </w:r>
      <w:r w:rsidR="001568F2">
        <w:t xml:space="preserve"> in Arts from Andhra University with a</w:t>
      </w:r>
      <w:r w:rsidR="0076604A">
        <w:t xml:space="preserve"> Major in English and Economics.</w:t>
      </w:r>
    </w:p>
    <w:p w14:paraId="201CFF83" w14:textId="77777777" w:rsidR="001568F2" w:rsidRDefault="0061363C" w:rsidP="0061363C">
      <w:pPr>
        <w:pStyle w:val="ListParagraph"/>
        <w:numPr>
          <w:ilvl w:val="0"/>
          <w:numId w:val="15"/>
        </w:numPr>
        <w:spacing w:after="0" w:line="240" w:lineRule="auto"/>
      </w:pPr>
      <w:r>
        <w:t>Proficient in English, Hindi and Telugu languages.</w:t>
      </w:r>
    </w:p>
    <w:p w14:paraId="1382FD17" w14:textId="77777777" w:rsidR="00AC36C3" w:rsidRPr="00AC36C3" w:rsidRDefault="00AC36C3" w:rsidP="003E7DDF">
      <w:pPr>
        <w:spacing w:after="0" w:line="240" w:lineRule="auto"/>
        <w:rPr>
          <w:b/>
        </w:rPr>
      </w:pPr>
    </w:p>
    <w:sectPr w:rsidR="00AC36C3" w:rsidRPr="00AC3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1E0EDC"/>
    <w:multiLevelType w:val="hybridMultilevel"/>
    <w:tmpl w:val="9EEEA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36B83"/>
    <w:multiLevelType w:val="hybridMultilevel"/>
    <w:tmpl w:val="904C3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2775B"/>
    <w:multiLevelType w:val="multilevel"/>
    <w:tmpl w:val="79FC395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9067353"/>
    <w:multiLevelType w:val="hybridMultilevel"/>
    <w:tmpl w:val="1E2014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FE6064"/>
    <w:multiLevelType w:val="hybridMultilevel"/>
    <w:tmpl w:val="4F04E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8E27AC"/>
    <w:multiLevelType w:val="hybridMultilevel"/>
    <w:tmpl w:val="4DAC4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D07653"/>
    <w:multiLevelType w:val="hybridMultilevel"/>
    <w:tmpl w:val="518CE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294B59"/>
    <w:multiLevelType w:val="hybridMultilevel"/>
    <w:tmpl w:val="CD00FD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4C627FA"/>
    <w:multiLevelType w:val="hybridMultilevel"/>
    <w:tmpl w:val="C812C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BE7D0A"/>
    <w:multiLevelType w:val="hybridMultilevel"/>
    <w:tmpl w:val="9AC058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CAA6B5E"/>
    <w:multiLevelType w:val="hybridMultilevel"/>
    <w:tmpl w:val="DF78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9"/>
  </w:num>
  <w:num w:numId="13">
    <w:abstractNumId w:val="7"/>
  </w:num>
  <w:num w:numId="14">
    <w:abstractNumId w:val="10"/>
  </w:num>
  <w:num w:numId="15">
    <w:abstractNumId w:val="8"/>
  </w:num>
  <w:num w:numId="16">
    <w:abstractNumId w:val="3"/>
  </w:num>
  <w:num w:numId="17">
    <w:abstractNumId w:val="0"/>
  </w:num>
  <w:num w:numId="18">
    <w:abstractNumId w:val="5"/>
  </w:num>
  <w:num w:numId="19">
    <w:abstractNumId w:val="4"/>
  </w:num>
  <w:num w:numId="20">
    <w:abstractNumId w:val="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Phani Koka">
    <w15:presenceInfo w15:providerId="Windows Live" w15:userId="e66e95974aa0315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F7E"/>
    <w:rsid w:val="0000385B"/>
    <w:rsid w:val="001568F2"/>
    <w:rsid w:val="00191C4B"/>
    <w:rsid w:val="00194098"/>
    <w:rsid w:val="00204B0E"/>
    <w:rsid w:val="002261C8"/>
    <w:rsid w:val="00244969"/>
    <w:rsid w:val="002A16BC"/>
    <w:rsid w:val="003E7DDF"/>
    <w:rsid w:val="004D19DB"/>
    <w:rsid w:val="00507F7E"/>
    <w:rsid w:val="0061363C"/>
    <w:rsid w:val="006B2719"/>
    <w:rsid w:val="0076604A"/>
    <w:rsid w:val="00782514"/>
    <w:rsid w:val="007A0793"/>
    <w:rsid w:val="007C1D1E"/>
    <w:rsid w:val="007E2214"/>
    <w:rsid w:val="008B33D2"/>
    <w:rsid w:val="008F7541"/>
    <w:rsid w:val="00A049CD"/>
    <w:rsid w:val="00A57230"/>
    <w:rsid w:val="00A71437"/>
    <w:rsid w:val="00AB77CB"/>
    <w:rsid w:val="00AC36C3"/>
    <w:rsid w:val="00AC6099"/>
    <w:rsid w:val="00AE707D"/>
    <w:rsid w:val="00B56FC6"/>
    <w:rsid w:val="00B73D5B"/>
    <w:rsid w:val="00BE6775"/>
    <w:rsid w:val="00C172C1"/>
    <w:rsid w:val="00D5126A"/>
    <w:rsid w:val="00DF7858"/>
    <w:rsid w:val="00E839EA"/>
    <w:rsid w:val="00F5219B"/>
    <w:rsid w:val="00FD7F21"/>
    <w:rsid w:val="00FF0A0F"/>
    <w:rsid w:val="00FF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119F9D-880A-4341-BF88-1AF89B592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514"/>
  </w:style>
  <w:style w:type="paragraph" w:styleId="Heading1">
    <w:name w:val="heading 1"/>
    <w:basedOn w:val="Normal"/>
    <w:next w:val="Normal"/>
    <w:link w:val="Heading1Char"/>
    <w:uiPriority w:val="9"/>
    <w:qFormat/>
    <w:rsid w:val="00782514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2514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2514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514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514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514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514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514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514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7F7E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82514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82514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82514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514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514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514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51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51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51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25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82514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514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514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782514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782514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782514"/>
    <w:rPr>
      <w:i/>
      <w:iCs/>
      <w:color w:val="auto"/>
    </w:rPr>
  </w:style>
  <w:style w:type="paragraph" w:styleId="NoSpacing">
    <w:name w:val="No Spacing"/>
    <w:uiPriority w:val="1"/>
    <w:qFormat/>
    <w:rsid w:val="0078251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82514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82514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514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514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78251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82514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78251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82514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782514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2514"/>
    <w:pPr>
      <w:outlineLvl w:val="9"/>
    </w:pPr>
  </w:style>
  <w:style w:type="paragraph" w:styleId="ListParagraph">
    <w:name w:val="List Paragraph"/>
    <w:basedOn w:val="Normal"/>
    <w:uiPriority w:val="34"/>
    <w:qFormat/>
    <w:rsid w:val="00DF7858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261C8"/>
  </w:style>
  <w:style w:type="paragraph" w:styleId="Revision">
    <w:name w:val="Revision"/>
    <w:hidden/>
    <w:uiPriority w:val="99"/>
    <w:semiHidden/>
    <w:rsid w:val="0019409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40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0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5622ED-7AEA-4707-B9EE-EFED22ED5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Koka</dc:creator>
  <cp:keywords/>
  <dc:description/>
  <cp:lastModifiedBy>Phani Koka</cp:lastModifiedBy>
  <cp:revision>4</cp:revision>
  <cp:lastPrinted>2015-11-25T03:59:00Z</cp:lastPrinted>
  <dcterms:created xsi:type="dcterms:W3CDTF">2015-11-22T21:20:00Z</dcterms:created>
  <dcterms:modified xsi:type="dcterms:W3CDTF">2015-11-25T04:12:00Z</dcterms:modified>
</cp:coreProperties>
</file>