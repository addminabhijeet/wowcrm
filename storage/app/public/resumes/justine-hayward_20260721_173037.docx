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4354" w14:textId="77777777" w:rsidR="002E494D" w:rsidRDefault="002E494D" w:rsidP="002E494D">
      <w:pPr>
        <w:spacing w:after="0" w:line="259" w:lineRule="auto"/>
        <w:ind w:left="0" w:firstLine="0"/>
      </w:pPr>
      <w:r>
        <w:rPr>
          <w:sz w:val="40"/>
        </w:rPr>
        <w:t>Justine Hayward</w:t>
      </w:r>
    </w:p>
    <w:p w14:paraId="4616C063" w14:textId="77777777" w:rsidR="002E494D" w:rsidRPr="0047078B" w:rsidRDefault="002E494D" w:rsidP="002E494D">
      <w:pPr>
        <w:spacing w:after="0" w:line="259" w:lineRule="auto"/>
        <w:ind w:left="0" w:firstLine="0"/>
        <w:rPr>
          <w:sz w:val="16"/>
          <w:szCs w:val="22"/>
        </w:rPr>
      </w:pPr>
      <w:r>
        <w:rPr>
          <w:sz w:val="20"/>
        </w:rPr>
        <w:t xml:space="preserve">haywardj0913@gmail.com • (301) 928-2970 • Hyattsville, MD, USA • </w:t>
      </w:r>
      <w:r w:rsidRPr="0047078B">
        <w:rPr>
          <w:sz w:val="20"/>
          <w:szCs w:val="20"/>
          <w:shd w:val="clear" w:color="auto" w:fill="FFFFFF"/>
        </w:rPr>
        <w:t>www.linkedin.com/in/justine-hayward-40796a362</w:t>
      </w:r>
    </w:p>
    <w:p w14:paraId="71DF6BC1" w14:textId="77777777" w:rsidR="002E494D" w:rsidRDefault="002E494D" w:rsidP="002E494D">
      <w:pPr>
        <w:spacing w:after="286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1B808A" wp14:editId="301F2EC9">
                <wp:extent cx="6553200" cy="12700"/>
                <wp:effectExtent l="0" t="0" r="0" b="0"/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637B7" id="Group 1695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">
                <v:shape id="Shape 10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" path="m,l6553200,e" filled="f" strokecolor="gray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2335CA7E" w14:textId="77777777" w:rsidR="002E494D" w:rsidRDefault="002E494D" w:rsidP="002E494D">
      <w:pPr>
        <w:pStyle w:val="Heading1"/>
        <w:ind w:left="-5"/>
      </w:pPr>
      <w:r>
        <w:t>SUMMARY</w:t>
      </w:r>
    </w:p>
    <w:p w14:paraId="61A61585" w14:textId="77777777" w:rsidR="002E494D" w:rsidRDefault="002E494D" w:rsidP="002E494D">
      <w:pPr>
        <w:spacing w:after="113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52AA37" wp14:editId="7958C79C">
                <wp:extent cx="6553200" cy="12700"/>
                <wp:effectExtent l="0" t="0" r="0" b="0"/>
                <wp:docPr id="1696" name="Group 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BAC944" id="Group 1696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">
                <v:shape id="Shape 1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3B946FAD" w14:textId="13C5FD4E" w:rsidR="002E494D" w:rsidRDefault="002E494D" w:rsidP="002E494D">
      <w:pPr>
        <w:spacing w:after="268"/>
        <w:ind w:left="-5"/>
      </w:pPr>
      <w:r>
        <w:t xml:space="preserve">Focused, adaptive, and diligent medical communicator with experience in scientific writing, editing, and creating public-facing documents synthesizing research goals and outcomes supported by data analysis and background research. With 3+ years of research in neurological disorders, I am uniquely positioned to understand basic and clinical science research and report findings to </w:t>
      </w:r>
      <w:r w:rsidR="00470367">
        <w:t>both experts and the public</w:t>
      </w:r>
      <w:r>
        <w:t>.</w:t>
      </w:r>
      <w:r w:rsidR="00045E3B">
        <w:t xml:space="preserve"> I have communicated </w:t>
      </w:r>
      <w:r w:rsidR="00953395">
        <w:t xml:space="preserve">research findings in conference presentations and </w:t>
      </w:r>
      <w:r w:rsidR="00F42864">
        <w:t>contributed to publications</w:t>
      </w:r>
      <w:r w:rsidR="003E6712">
        <w:t>.</w:t>
      </w:r>
      <w:r>
        <w:t xml:space="preserve"> I am a dedicated leader who is goal oriented and committed to managing projects successfully, collaborating with stakeholders, and mentoring junior team members.</w:t>
      </w:r>
    </w:p>
    <w:p w14:paraId="488D09F4" w14:textId="77777777" w:rsidR="002E494D" w:rsidRDefault="002E494D" w:rsidP="002E494D">
      <w:pPr>
        <w:pStyle w:val="Heading1"/>
        <w:ind w:left="-5"/>
      </w:pPr>
      <w:r>
        <w:t>RELEVANT PROFESSIONAL EXPERIENCE</w:t>
      </w:r>
    </w:p>
    <w:p w14:paraId="65C3A1C4" w14:textId="77777777" w:rsidR="002E494D" w:rsidRDefault="002E494D" w:rsidP="002E494D">
      <w:pPr>
        <w:spacing w:after="159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EE9E63" wp14:editId="263F1967">
                <wp:extent cx="6553200" cy="12700"/>
                <wp:effectExtent l="0" t="0" r="0" b="0"/>
                <wp:docPr id="1697" name="Group 1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AF78BF" id="Group 1697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">
                <v:shape id="Shape 19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D21CB06" w14:textId="77777777" w:rsidR="002E494D" w:rsidRDefault="002E494D" w:rsidP="002E494D">
      <w:pPr>
        <w:spacing w:after="15" w:line="259" w:lineRule="auto"/>
        <w:ind w:left="-5"/>
      </w:pPr>
      <w:r>
        <w:rPr>
          <w:b/>
          <w:i/>
        </w:rPr>
        <w:t>Scientific Writer,</w:t>
      </w:r>
      <w:r w:rsidRPr="00F43252">
        <w:rPr>
          <w:i/>
        </w:rPr>
        <w:t xml:space="preserve"> </w:t>
      </w:r>
      <w:r>
        <w:rPr>
          <w:i/>
        </w:rPr>
        <w:t>Chickasaw Nation Industries,</w:t>
      </w:r>
    </w:p>
    <w:p w14:paraId="34767175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Dec 2024 - Feb 2025</w:t>
      </w:r>
    </w:p>
    <w:p w14:paraId="3EEB6BE6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68971A96" w14:textId="77777777" w:rsidR="002E494D" w:rsidRDefault="002E494D" w:rsidP="002E494D">
      <w:pPr>
        <w:numPr>
          <w:ilvl w:val="0"/>
          <w:numId w:val="1"/>
        </w:numPr>
        <w:ind w:hanging="113"/>
      </w:pPr>
      <w:r>
        <w:t>Managed various writing projects simultaneously to ensure clarity, consistency, and accuracy to support the National Heart Lung and Blood Institute’s divisions and centers.</w:t>
      </w:r>
    </w:p>
    <w:p w14:paraId="6DAC8E0E" w14:textId="0710C0DA" w:rsidR="005625E2" w:rsidRDefault="005625E2" w:rsidP="002E494D">
      <w:pPr>
        <w:numPr>
          <w:ilvl w:val="0"/>
          <w:numId w:val="1"/>
        </w:numPr>
        <w:ind w:hanging="113"/>
      </w:pPr>
      <w:r>
        <w:t xml:space="preserve">Interpreted and communicated complex scientific data analysis to public and expert audiences. </w:t>
      </w:r>
    </w:p>
    <w:p w14:paraId="07E3EA00" w14:textId="77777777" w:rsidR="002E494D" w:rsidRDefault="002E494D" w:rsidP="002E494D">
      <w:pPr>
        <w:numPr>
          <w:ilvl w:val="0"/>
          <w:numId w:val="1"/>
        </w:numPr>
        <w:ind w:hanging="113"/>
      </w:pPr>
      <w:r>
        <w:t>Developed and maintained comprehensive reports and documentation, ensuring accuracy and compliance with NIH standards, demonstrating strong organizational skills.</w:t>
      </w:r>
    </w:p>
    <w:p w14:paraId="4D94BEFE" w14:textId="77777777" w:rsidR="002E494D" w:rsidRDefault="002E494D" w:rsidP="002E494D">
      <w:pPr>
        <w:numPr>
          <w:ilvl w:val="0"/>
          <w:numId w:val="1"/>
        </w:numPr>
        <w:spacing w:after="167"/>
        <w:ind w:hanging="113"/>
      </w:pPr>
      <w:r>
        <w:t xml:space="preserve"> Created custom templates and track project progress, enhancing efficiency and data management.</w:t>
      </w:r>
    </w:p>
    <w:p w14:paraId="5E6FEA91" w14:textId="5FB3F11B" w:rsidR="002E494D" w:rsidRDefault="002E494D" w:rsidP="002E494D">
      <w:pPr>
        <w:spacing w:after="15" w:line="259" w:lineRule="auto"/>
        <w:ind w:left="0" w:firstLine="0"/>
      </w:pPr>
      <w:r w:rsidRPr="00F43252">
        <w:rPr>
          <w:b/>
          <w:i/>
        </w:rPr>
        <w:t>Latent Print Examiner I/II</w:t>
      </w:r>
      <w:r>
        <w:t xml:space="preserve">, </w:t>
      </w:r>
      <w:r>
        <w:rPr>
          <w:i/>
        </w:rPr>
        <w:t xml:space="preserve">Prince George’s County Police Forensic Science Division, </w:t>
      </w:r>
    </w:p>
    <w:p w14:paraId="0686A3C8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May 2023 - Dec 2024</w:t>
      </w:r>
    </w:p>
    <w:p w14:paraId="7645E0BB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71CB6529" w14:textId="77777777" w:rsidR="002E494D" w:rsidRDefault="002E494D" w:rsidP="002E494D">
      <w:pPr>
        <w:numPr>
          <w:ilvl w:val="0"/>
          <w:numId w:val="1"/>
        </w:numPr>
        <w:ind w:hanging="113"/>
      </w:pPr>
      <w:r>
        <w:t>Completed and edited multiple technical writing deliverables such as Standard Operating Procedures, background research, and slide decks.</w:t>
      </w:r>
    </w:p>
    <w:p w14:paraId="22F4C038" w14:textId="32CB1F75" w:rsidR="002E494D" w:rsidRDefault="002E494D" w:rsidP="002E494D">
      <w:pPr>
        <w:numPr>
          <w:ilvl w:val="0"/>
          <w:numId w:val="1"/>
        </w:numPr>
        <w:ind w:hanging="113"/>
      </w:pPr>
      <w:r>
        <w:t xml:space="preserve"> Worked </w:t>
      </w:r>
      <w:r w:rsidR="005625E2">
        <w:t xml:space="preserve">collaboratively with diverse teams </w:t>
      </w:r>
      <w:r>
        <w:t>to orchestrate a multi-day forensic science camp, educating local children on forensic disciplines and career paths, demonstrating strong event logistics and program execution skills.</w:t>
      </w:r>
    </w:p>
    <w:p w14:paraId="227EF498" w14:textId="77777777" w:rsidR="002E494D" w:rsidRDefault="002E494D" w:rsidP="002E494D">
      <w:pPr>
        <w:numPr>
          <w:ilvl w:val="0"/>
          <w:numId w:val="1"/>
        </w:numPr>
        <w:ind w:hanging="113"/>
      </w:pPr>
      <w:r>
        <w:t>Mentored five interns and visiting students by providing them with guidance on their education, research, and lab operations.</w:t>
      </w:r>
    </w:p>
    <w:p w14:paraId="5F38FB35" w14:textId="77777777" w:rsidR="006064B3" w:rsidRDefault="002E494D" w:rsidP="006064B3">
      <w:pPr>
        <w:numPr>
          <w:ilvl w:val="0"/>
          <w:numId w:val="1"/>
        </w:numPr>
        <w:ind w:hanging="113"/>
      </w:pPr>
      <w:r>
        <w:t>Facilitated effective communication and ten-print file maintenance within the Latent Print Unit, liaising with law enforcement and attorneys, ensuring meticulous organization and compliance.</w:t>
      </w:r>
    </w:p>
    <w:p w14:paraId="1A0EE0C6" w14:textId="17A2E507" w:rsidR="002E494D" w:rsidRDefault="002E494D" w:rsidP="006064B3">
      <w:pPr>
        <w:numPr>
          <w:ilvl w:val="0"/>
          <w:numId w:val="1"/>
        </w:numPr>
        <w:ind w:hanging="113"/>
      </w:pPr>
      <w:r>
        <w:t>Managed the intake, cataloging, and organization of evidence, enhancing efficiency and data management.</w:t>
      </w:r>
    </w:p>
    <w:p w14:paraId="47D1D0A4" w14:textId="77777777" w:rsidR="002E494D" w:rsidRDefault="002E494D" w:rsidP="002E494D">
      <w:pPr>
        <w:spacing w:after="167"/>
        <w:ind w:left="0" w:firstLine="0"/>
      </w:pPr>
    </w:p>
    <w:p w14:paraId="573DECB5" w14:textId="77777777" w:rsidR="002E494D" w:rsidRDefault="002E494D" w:rsidP="002E494D">
      <w:pPr>
        <w:spacing w:after="28" w:line="259" w:lineRule="auto"/>
        <w:ind w:left="0" w:firstLine="0"/>
      </w:pPr>
      <w:r w:rsidRPr="0070048B">
        <w:rPr>
          <w:b/>
          <w:bCs/>
          <w:i/>
        </w:rPr>
        <w:t>Postbaccalaureate Research Fellow</w:t>
      </w:r>
      <w:r>
        <w:rPr>
          <w:i/>
        </w:rPr>
        <w:t xml:space="preserve">, National Institute of Mental Health, </w:t>
      </w:r>
      <w:del w:id="0" w:author="Justine Lempart" w:date="2025-08-20T14:16:00Z" w16du:dateUtc="2025-08-20T18:16:00Z">
        <w:r w:rsidDel="000E5944">
          <w:rPr>
            <w:i/>
          </w:rPr>
          <w:delText xml:space="preserve"> </w:delText>
        </w:r>
      </w:del>
    </w:p>
    <w:p w14:paraId="7DAEC061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Jul 2018 - Jul 2020</w:t>
      </w:r>
    </w:p>
    <w:p w14:paraId="34174745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7C15E99F" w14:textId="77777777" w:rsidR="002E494D" w:rsidRDefault="002E494D" w:rsidP="002E494D">
      <w:pPr>
        <w:numPr>
          <w:ilvl w:val="0"/>
          <w:numId w:val="1"/>
        </w:numPr>
        <w:ind w:hanging="113"/>
      </w:pPr>
      <w:r>
        <w:t>Authored numerous written deliverables, including slide decks, regulatory documents, abstracts, and public-facing materials explaining complex medical conditions, enhancing communication and understanding.</w:t>
      </w:r>
    </w:p>
    <w:p w14:paraId="6FB06482" w14:textId="7F1A693F" w:rsidR="002E494D" w:rsidRDefault="002E494D" w:rsidP="002E494D">
      <w:pPr>
        <w:numPr>
          <w:ilvl w:val="0"/>
          <w:numId w:val="1"/>
        </w:numPr>
        <w:ind w:hanging="113"/>
      </w:pPr>
      <w:r>
        <w:t xml:space="preserve">Developed and presented research exploring the relationships between sickle cell disease, sleep apnea, and opioid usage, </w:t>
      </w:r>
      <w:r w:rsidR="005625E2">
        <w:t xml:space="preserve">leading </w:t>
      </w:r>
      <w:r>
        <w:t>to clinical recommendations and improving patient care.</w:t>
      </w:r>
    </w:p>
    <w:p w14:paraId="5D0CB0DB" w14:textId="7F1C828B" w:rsidR="002E494D" w:rsidRDefault="00336C2C" w:rsidP="002E494D">
      <w:pPr>
        <w:numPr>
          <w:ilvl w:val="0"/>
          <w:numId w:val="1"/>
        </w:numPr>
        <w:ind w:hanging="113"/>
      </w:pPr>
      <w:r>
        <w:t>C</w:t>
      </w:r>
      <w:r w:rsidR="002E494D">
        <w:t>omplete</w:t>
      </w:r>
      <w:r>
        <w:t>d</w:t>
      </w:r>
      <w:r w:rsidR="002E494D">
        <w:t xml:space="preserve"> </w:t>
      </w:r>
      <w:r>
        <w:t xml:space="preserve">thorough </w:t>
      </w:r>
      <w:r w:rsidR="002E494D">
        <w:t>background research and cite</w:t>
      </w:r>
      <w:r>
        <w:t>d sources using multiple</w:t>
      </w:r>
      <w:r w:rsidR="002E494D">
        <w:t xml:space="preserve"> style guides</w:t>
      </w:r>
      <w:r>
        <w:t xml:space="preserve"> (listed below)</w:t>
      </w:r>
      <w:r w:rsidR="002E494D">
        <w:t>.</w:t>
      </w:r>
    </w:p>
    <w:p w14:paraId="4AE9B579" w14:textId="76D03E2C" w:rsidR="002E494D" w:rsidRDefault="00B660D1" w:rsidP="002E494D">
      <w:pPr>
        <w:numPr>
          <w:ilvl w:val="0"/>
          <w:numId w:val="1"/>
        </w:numPr>
        <w:spacing w:after="167"/>
        <w:ind w:hanging="113"/>
      </w:pPr>
      <w:r>
        <w:t>I</w:t>
      </w:r>
      <w:r w:rsidR="002E494D">
        <w:t>ncreas</w:t>
      </w:r>
      <w:r>
        <w:t>ed</w:t>
      </w:r>
      <w:r w:rsidR="002E494D">
        <w:t xml:space="preserve"> efficiency and data accuracy</w:t>
      </w:r>
      <w:r>
        <w:t xml:space="preserve"> in clinical sleep research databases</w:t>
      </w:r>
      <w:r w:rsidR="002E494D">
        <w:t xml:space="preserve"> by utilizing advanced Microsoft Excel functions.</w:t>
      </w:r>
    </w:p>
    <w:p w14:paraId="1F34B55D" w14:textId="5B78603C" w:rsidR="00B660D1" w:rsidRDefault="00B660D1" w:rsidP="002E494D">
      <w:pPr>
        <w:numPr>
          <w:ilvl w:val="0"/>
          <w:numId w:val="1"/>
        </w:numPr>
        <w:spacing w:after="167"/>
        <w:ind w:hanging="113"/>
      </w:pPr>
      <w:r>
        <w:t xml:space="preserve">Managed daily sleep lab operations including scheduling patients, communicating with research subjects and teams, and ensuring </w:t>
      </w:r>
      <w:r w:rsidR="00336C2C">
        <w:t>consistent and organized sleep studies.</w:t>
      </w:r>
      <w:r>
        <w:t xml:space="preserve"> </w:t>
      </w:r>
    </w:p>
    <w:p w14:paraId="02E3BCBA" w14:textId="77777777" w:rsidR="002E494D" w:rsidRDefault="002E494D" w:rsidP="002E494D">
      <w:pPr>
        <w:pStyle w:val="Heading1"/>
        <w:ind w:left="-5"/>
      </w:pPr>
      <w:r>
        <w:lastRenderedPageBreak/>
        <w:t>RESEARCH EXPERIENCE</w:t>
      </w:r>
    </w:p>
    <w:p w14:paraId="75CBCFE8" w14:textId="77777777" w:rsidR="002E494D" w:rsidRDefault="002E494D" w:rsidP="002E494D">
      <w:pPr>
        <w:spacing w:after="15" w:line="259" w:lineRule="auto"/>
        <w:ind w:left="-5"/>
      </w:pPr>
      <w:r>
        <w:rPr>
          <w:b/>
          <w:i/>
        </w:rPr>
        <w:t>Neuroscience Research Fellow</w:t>
      </w:r>
      <w:r>
        <w:rPr>
          <w:bCs/>
          <w:i/>
        </w:rPr>
        <w:t xml:space="preserve">, </w:t>
      </w:r>
      <w:r>
        <w:rPr>
          <w:i/>
        </w:rPr>
        <w:t>Dickinson College, Biology Department</w:t>
      </w:r>
    </w:p>
    <w:p w14:paraId="26F3FB29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Aug 2017 - Dec 2017</w:t>
      </w:r>
    </w:p>
    <w:p w14:paraId="78F71275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398C060B" w14:textId="77777777" w:rsidR="002E494D" w:rsidRDefault="002E494D" w:rsidP="002E494D">
      <w:pPr>
        <w:numPr>
          <w:ilvl w:val="0"/>
          <w:numId w:val="1"/>
        </w:numPr>
        <w:ind w:hanging="113"/>
      </w:pPr>
      <w:r>
        <w:t>Executed and presented an independent research project examining gene expression of c-fos and its role in the development of respiratory-related organs in the embryonic mouse model, contributing to scientific understanding and research advancements.</w:t>
      </w:r>
    </w:p>
    <w:p w14:paraId="4BD0B16E" w14:textId="77777777" w:rsidR="002E494D" w:rsidRDefault="002E494D" w:rsidP="002E494D">
      <w:pPr>
        <w:numPr>
          <w:ilvl w:val="0"/>
          <w:numId w:val="1"/>
        </w:numPr>
        <w:ind w:hanging="113"/>
      </w:pPr>
      <w:r>
        <w:t>Utilized advanced functions in Microsoft Excel to analyze data and track project progress, enhancing efficiency and data management.</w:t>
      </w:r>
    </w:p>
    <w:p w14:paraId="2033B635" w14:textId="77777777" w:rsidR="002E494D" w:rsidRDefault="002E494D" w:rsidP="002E494D">
      <w:pPr>
        <w:numPr>
          <w:ilvl w:val="0"/>
          <w:numId w:val="1"/>
        </w:numPr>
        <w:spacing w:after="167"/>
        <w:ind w:hanging="113"/>
      </w:pPr>
      <w:r>
        <w:t>Collaborated with team members to ensure accurate and timely completion of research tasks, demonstrating strong organizational and communication skills.</w:t>
      </w:r>
    </w:p>
    <w:p w14:paraId="7AE1E2A5" w14:textId="77777777" w:rsidR="002E494D" w:rsidRDefault="002E494D" w:rsidP="002E494D">
      <w:pPr>
        <w:spacing w:after="15" w:line="259" w:lineRule="auto"/>
        <w:ind w:left="0" w:firstLine="0"/>
      </w:pPr>
      <w:r>
        <w:rPr>
          <w:b/>
          <w:i/>
        </w:rPr>
        <w:t>Neuroscience Research Assistant</w:t>
      </w:r>
      <w:r>
        <w:t xml:space="preserve">, </w:t>
      </w:r>
      <w:r>
        <w:rPr>
          <w:i/>
        </w:rPr>
        <w:t>Dickinson College, Biology Department</w:t>
      </w:r>
    </w:p>
    <w:p w14:paraId="46C0DA83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Jan 2017 - May 2017</w:t>
      </w:r>
    </w:p>
    <w:p w14:paraId="6F8BB61E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5DD697A1" w14:textId="77777777" w:rsidR="002E494D" w:rsidRDefault="002E494D" w:rsidP="002E494D">
      <w:pPr>
        <w:numPr>
          <w:ilvl w:val="0"/>
          <w:numId w:val="1"/>
        </w:numPr>
        <w:ind w:hanging="113"/>
      </w:pPr>
      <w:r>
        <w:t>Investigated the Retrotrapezoid Nucleus (RTN) in the brain and analyzed fetal breathing dynamics in the mouse model, contributing to understanding Sudden Infant Death Syndrome (SIDS) and sleep apnea in humans.</w:t>
      </w:r>
    </w:p>
    <w:p w14:paraId="1600375C" w14:textId="77777777" w:rsidR="001D7269" w:rsidRDefault="002E494D" w:rsidP="001D7269">
      <w:pPr>
        <w:numPr>
          <w:ilvl w:val="0"/>
          <w:numId w:val="1"/>
        </w:numPr>
        <w:spacing w:after="204"/>
        <w:ind w:hanging="113"/>
      </w:pPr>
      <w:r>
        <w:t>Utilized advanced functions in Microsoft Excel to analyze data and track project progress, enhancing efficiency and data management.</w:t>
      </w:r>
    </w:p>
    <w:p w14:paraId="3BA9A603" w14:textId="6C65BC93" w:rsidR="002E494D" w:rsidRDefault="002E494D" w:rsidP="001D7269">
      <w:pPr>
        <w:numPr>
          <w:ilvl w:val="0"/>
          <w:numId w:val="1"/>
        </w:numPr>
        <w:spacing w:after="204"/>
        <w:ind w:hanging="113"/>
      </w:pPr>
      <w:r>
        <w:t>Collaborated with team members to ensure accurate and timely completion of research tasks, demonstrating strong organizational and communication skills.</w:t>
      </w:r>
    </w:p>
    <w:p w14:paraId="76529216" w14:textId="77777777" w:rsidR="002E494D" w:rsidRPr="00B506AE" w:rsidRDefault="002E494D" w:rsidP="002E494D">
      <w:pPr>
        <w:pStyle w:val="Heading1"/>
        <w:ind w:left="-5"/>
      </w:pPr>
      <w:r>
        <w:t>LEADERSHIP EXPERIENCE</w:t>
      </w:r>
    </w:p>
    <w:p w14:paraId="58BB3D64" w14:textId="77777777" w:rsidR="002E494D" w:rsidRPr="00CD32D4" w:rsidRDefault="002E494D" w:rsidP="002E494D">
      <w:pPr>
        <w:spacing w:after="15" w:line="259" w:lineRule="auto"/>
        <w:ind w:left="-118" w:firstLine="0"/>
        <w:rPr>
          <w:bCs/>
        </w:rPr>
      </w:pPr>
      <w:r>
        <w:rPr>
          <w:b/>
          <w:bCs/>
          <w:i/>
        </w:rPr>
        <w:t>Community</w:t>
      </w:r>
      <w:r w:rsidRPr="00CD32D4">
        <w:rPr>
          <w:b/>
          <w:i/>
        </w:rPr>
        <w:t xml:space="preserve"> Advisor</w:t>
      </w:r>
      <w:r>
        <w:rPr>
          <w:bCs/>
          <w:i/>
        </w:rPr>
        <w:t>, Dickinson College</w:t>
      </w:r>
    </w:p>
    <w:p w14:paraId="222F18A5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Aug 2017 - May 2018</w:t>
      </w:r>
    </w:p>
    <w:p w14:paraId="03D13A53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0CB74777" w14:textId="77777777" w:rsidR="002E494D" w:rsidRDefault="002E494D" w:rsidP="002E494D">
      <w:pPr>
        <w:numPr>
          <w:ilvl w:val="0"/>
          <w:numId w:val="1"/>
        </w:numPr>
        <w:ind w:hanging="113"/>
      </w:pPr>
      <w:r>
        <w:t>Led a team of residential advisors in a first-year residence hall community, enhancing team coordination and support.</w:t>
      </w:r>
    </w:p>
    <w:p w14:paraId="6E3D5461" w14:textId="77777777" w:rsidR="002E494D" w:rsidRDefault="002E494D" w:rsidP="002E494D">
      <w:pPr>
        <w:numPr>
          <w:ilvl w:val="0"/>
          <w:numId w:val="1"/>
        </w:numPr>
        <w:ind w:hanging="113"/>
      </w:pPr>
      <w:r>
        <w:t>Addressed and resolved community-wide issues, improving student satisfaction and communication significantly, which increased resident and residential advisor satisfaction.</w:t>
      </w:r>
    </w:p>
    <w:p w14:paraId="41DAF743" w14:textId="77777777" w:rsidR="002E494D" w:rsidRDefault="002E494D" w:rsidP="002E494D">
      <w:pPr>
        <w:numPr>
          <w:ilvl w:val="0"/>
          <w:numId w:val="1"/>
        </w:numPr>
        <w:spacing w:after="167"/>
        <w:ind w:hanging="113"/>
      </w:pPr>
      <w:r>
        <w:t>Facilitated effective communication among students and staff members, fostering a collaborative and inclusive environment.</w:t>
      </w:r>
    </w:p>
    <w:p w14:paraId="084CA015" w14:textId="77777777" w:rsidR="002E494D" w:rsidRPr="00CD32D4" w:rsidRDefault="002E494D" w:rsidP="002E494D">
      <w:pPr>
        <w:spacing w:after="15" w:line="259" w:lineRule="auto"/>
        <w:ind w:left="-5"/>
        <w:rPr>
          <w:bCs/>
        </w:rPr>
      </w:pPr>
      <w:r>
        <w:rPr>
          <w:i/>
        </w:rPr>
        <w:t xml:space="preserve"> </w:t>
      </w:r>
      <w:r>
        <w:rPr>
          <w:b/>
          <w:i/>
        </w:rPr>
        <w:t>Residential Advisor</w:t>
      </w:r>
      <w:r>
        <w:rPr>
          <w:bCs/>
          <w:i/>
        </w:rPr>
        <w:t>, Dickinson College</w:t>
      </w:r>
    </w:p>
    <w:p w14:paraId="7EA5F7D4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Aug 2015 - May 2017</w:t>
      </w:r>
    </w:p>
    <w:p w14:paraId="402174AE" w14:textId="77777777" w:rsidR="002E494D" w:rsidRDefault="002E494D" w:rsidP="002E494D">
      <w:pPr>
        <w:spacing w:line="259" w:lineRule="auto"/>
        <w:ind w:left="0" w:firstLine="0"/>
      </w:pPr>
      <w:r>
        <w:t xml:space="preserve"> </w:t>
      </w:r>
    </w:p>
    <w:p w14:paraId="5E860A01" w14:textId="77777777" w:rsidR="002E494D" w:rsidRDefault="002E494D" w:rsidP="002E494D">
      <w:pPr>
        <w:numPr>
          <w:ilvl w:val="0"/>
          <w:numId w:val="1"/>
        </w:numPr>
        <w:ind w:hanging="113"/>
      </w:pPr>
      <w:r>
        <w:t>Worked with a team of residential advisors to solve community-wide issues to create a supportive and inclusive space for residents of all backgrounds, increasing resident satisfaction by fostering a welcoming environment</w:t>
      </w:r>
    </w:p>
    <w:p w14:paraId="573ABD8D" w14:textId="77777777" w:rsidR="002E494D" w:rsidRDefault="002E494D" w:rsidP="002E494D">
      <w:pPr>
        <w:numPr>
          <w:ilvl w:val="0"/>
          <w:numId w:val="1"/>
        </w:numPr>
        <w:ind w:hanging="113"/>
      </w:pPr>
      <w:r>
        <w:t>Organized and planned events for the communities in Drayer and Armstrong halls, enhancing community engagement by utilizing effective event logistics and program execution.</w:t>
      </w:r>
    </w:p>
    <w:p w14:paraId="0386A75D" w14:textId="77777777" w:rsidR="002E494D" w:rsidRDefault="002E494D" w:rsidP="002E494D">
      <w:pPr>
        <w:pStyle w:val="Heading1"/>
        <w:ind w:left="-5"/>
      </w:pPr>
      <w:r>
        <w:t>EDUCATION</w:t>
      </w:r>
    </w:p>
    <w:p w14:paraId="5FCF45CB" w14:textId="77777777" w:rsidR="002E494D" w:rsidRDefault="002E494D" w:rsidP="002E494D">
      <w:pPr>
        <w:spacing w:after="122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BE4B4C" wp14:editId="685B9C5E">
                <wp:extent cx="6553200" cy="12700"/>
                <wp:effectExtent l="0" t="0" r="0" b="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688D7" id="Group 1602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">
                <v:shape id="Shape 94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2DB560A0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Loyola University of Maryland</w:t>
      </w:r>
    </w:p>
    <w:p w14:paraId="2248B8D6" w14:textId="77777777" w:rsidR="002E494D" w:rsidRDefault="002E494D" w:rsidP="002E494D">
      <w:pPr>
        <w:spacing w:after="140" w:line="259" w:lineRule="auto"/>
        <w:ind w:left="-5"/>
      </w:pPr>
      <w:r>
        <w:rPr>
          <w:i/>
        </w:rPr>
        <w:t xml:space="preserve">Master  •  </w:t>
      </w:r>
      <w:r>
        <w:rPr>
          <w:b/>
          <w:i/>
        </w:rPr>
        <w:t>Forensic Pattern Analysis</w:t>
      </w:r>
      <w:r>
        <w:rPr>
          <w:i/>
        </w:rPr>
        <w:t xml:space="preserve">   •  Aug 2021 - May 2023</w:t>
      </w:r>
    </w:p>
    <w:p w14:paraId="5AE7B3FF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>Dickinson College</w:t>
      </w:r>
    </w:p>
    <w:p w14:paraId="05F117B4" w14:textId="77777777" w:rsidR="002E494D" w:rsidRDefault="002E494D" w:rsidP="002E494D">
      <w:pPr>
        <w:spacing w:after="15" w:line="259" w:lineRule="auto"/>
        <w:ind w:left="-5"/>
      </w:pPr>
      <w:r>
        <w:rPr>
          <w:i/>
        </w:rPr>
        <w:t xml:space="preserve">Bachelor of Science  •  </w:t>
      </w:r>
      <w:r>
        <w:rPr>
          <w:b/>
          <w:i/>
        </w:rPr>
        <w:t>Biology</w:t>
      </w:r>
      <w:r>
        <w:rPr>
          <w:i/>
        </w:rPr>
        <w:t xml:space="preserve">   •  Aug 2014 - May 2018</w:t>
      </w:r>
    </w:p>
    <w:p w14:paraId="0D27149C" w14:textId="77777777" w:rsidR="002E494D" w:rsidRDefault="002E494D" w:rsidP="002E494D">
      <w:pPr>
        <w:spacing w:after="268"/>
        <w:ind w:left="-5"/>
      </w:pPr>
    </w:p>
    <w:p w14:paraId="48C28769" w14:textId="77777777" w:rsidR="000942E5" w:rsidRDefault="000942E5" w:rsidP="000942E5">
      <w:pPr>
        <w:pStyle w:val="Heading1"/>
        <w:ind w:left="0" w:firstLine="0"/>
      </w:pPr>
      <w:r>
        <w:t>RELEVANT COURSEWORK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866A5C" wp14:editId="7EAB24E2">
                <wp:extent cx="6553200" cy="12700"/>
                <wp:effectExtent l="0" t="0" r="0" b="0"/>
                <wp:docPr id="95284299" name="Group 95284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799166933" name="Shape 10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39D21" id="Group 95284299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">
                <v:shape id="Shape 105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69D1AD1F" w14:textId="77777777" w:rsidR="000942E5" w:rsidRDefault="000942E5" w:rsidP="000942E5">
      <w:pPr>
        <w:pStyle w:val="ListParagraph"/>
        <w:numPr>
          <w:ilvl w:val="0"/>
          <w:numId w:val="2"/>
        </w:numPr>
        <w:spacing w:after="268"/>
      </w:pPr>
      <w:r>
        <w:t>Professional Writing: A</w:t>
      </w:r>
    </w:p>
    <w:p w14:paraId="2BEB6045" w14:textId="77777777" w:rsidR="000942E5" w:rsidRDefault="000942E5" w:rsidP="000942E5">
      <w:pPr>
        <w:pStyle w:val="ListParagraph"/>
        <w:numPr>
          <w:ilvl w:val="0"/>
          <w:numId w:val="2"/>
        </w:numPr>
        <w:spacing w:after="268"/>
      </w:pPr>
      <w:r>
        <w:t>Quality Assurance: A-</w:t>
      </w:r>
    </w:p>
    <w:p w14:paraId="7FD90104" w14:textId="77777777" w:rsidR="000942E5" w:rsidRDefault="000942E5" w:rsidP="000942E5">
      <w:pPr>
        <w:pStyle w:val="ListParagraph"/>
        <w:numPr>
          <w:ilvl w:val="0"/>
          <w:numId w:val="2"/>
        </w:numPr>
        <w:spacing w:after="268"/>
      </w:pPr>
      <w:r>
        <w:t xml:space="preserve">Writing Science News: A </w:t>
      </w:r>
    </w:p>
    <w:p w14:paraId="326E33B5" w14:textId="599BF5D4" w:rsidR="000942E5" w:rsidRDefault="000942E5" w:rsidP="000942E5">
      <w:pPr>
        <w:pStyle w:val="ListParagraph"/>
        <w:numPr>
          <w:ilvl w:val="0"/>
          <w:numId w:val="2"/>
        </w:numPr>
        <w:spacing w:after="268"/>
      </w:pPr>
      <w:r>
        <w:t>Scientific Grant Writing: A-</w:t>
      </w:r>
    </w:p>
    <w:p w14:paraId="2F4E4B56" w14:textId="4E416F4D" w:rsidR="002E494D" w:rsidRDefault="000942E5" w:rsidP="002E494D">
      <w:pPr>
        <w:pStyle w:val="Heading1"/>
        <w:ind w:left="0" w:firstLine="0"/>
      </w:pPr>
      <w:r>
        <w:lastRenderedPageBreak/>
        <w:t>S</w:t>
      </w:r>
      <w:r w:rsidR="007621E0">
        <w:t>KILLS</w:t>
      </w:r>
      <w:r w:rsidR="002E494D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8AA25C" wp14:editId="6A835F96">
                <wp:extent cx="6553200" cy="12700"/>
                <wp:effectExtent l="0" t="0" r="0" b="0"/>
                <wp:docPr id="1845817541" name="Group 1845817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198823683" name="Shape 10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B3C1A2" id="Group 1845817541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">
                <v:shape id="Shape 105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69ACF197" w14:textId="27871A80" w:rsidR="002E494D" w:rsidRDefault="002E494D" w:rsidP="002E494D">
      <w:pPr>
        <w:pStyle w:val="ListParagraph"/>
        <w:numPr>
          <w:ilvl w:val="0"/>
          <w:numId w:val="2"/>
        </w:numPr>
        <w:spacing w:after="268"/>
      </w:pPr>
      <w:r>
        <w:t>Professional</w:t>
      </w:r>
      <w:r w:rsidR="000942E5">
        <w:t xml:space="preserve"> Skills: professional writing, </w:t>
      </w:r>
      <w:r w:rsidR="00122EEF">
        <w:t xml:space="preserve">technical writing, scientific writing, medical writing, </w:t>
      </w:r>
      <w:r w:rsidR="000942E5">
        <w:t>editing, copywriting, data analysis,</w:t>
      </w:r>
      <w:r w:rsidR="00122EEF">
        <w:t xml:space="preserve"> statistical analysis,</w:t>
      </w:r>
      <w:r w:rsidR="000942E5">
        <w:t xml:space="preserve"> and quality assurance</w:t>
      </w:r>
    </w:p>
    <w:p w14:paraId="7F11B39F" w14:textId="16B6E469" w:rsidR="002E494D" w:rsidRPr="00DE3551" w:rsidRDefault="000942E5" w:rsidP="000942E5">
      <w:pPr>
        <w:pStyle w:val="ListParagraph"/>
        <w:numPr>
          <w:ilvl w:val="0"/>
          <w:numId w:val="2"/>
        </w:numPr>
        <w:spacing w:after="268"/>
      </w:pPr>
      <w:r>
        <w:t xml:space="preserve">Software: PubMed, EndNote, Microsoft Office Suite (Word, Excel, PowerPoint, etc.), </w:t>
      </w:r>
      <w:r w:rsidR="00E735B6">
        <w:t xml:space="preserve">Minitab, Adobe Photoshop, </w:t>
      </w:r>
      <w:r>
        <w:t>and Survey Monkey</w:t>
      </w:r>
    </w:p>
    <w:p w14:paraId="6524C72E" w14:textId="77777777" w:rsidR="002E494D" w:rsidRDefault="002E494D" w:rsidP="002E494D">
      <w:pPr>
        <w:spacing w:after="7160"/>
        <w:ind w:left="0" w:firstLine="0"/>
      </w:pPr>
    </w:p>
    <w:p w14:paraId="4EFA299E" w14:textId="77777777" w:rsidR="002E494D" w:rsidRDefault="002E494D" w:rsidP="002E494D"/>
    <w:p w14:paraId="65FD4B0F" w14:textId="77777777" w:rsidR="00493EB3" w:rsidRDefault="00493EB3"/>
    <w:sectPr w:rsidR="00493EB3" w:rsidSect="002E494D">
      <w:pgSz w:w="12240" w:h="15840"/>
      <w:pgMar w:top="988" w:right="967" w:bottom="552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C95"/>
    <w:multiLevelType w:val="hybridMultilevel"/>
    <w:tmpl w:val="77300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A16239"/>
    <w:multiLevelType w:val="hybridMultilevel"/>
    <w:tmpl w:val="BEF43D1C"/>
    <w:lvl w:ilvl="0" w:tplc="B7DE392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161B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8EE7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BE07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0A6B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89A14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C655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AFE04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F8227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8724093">
    <w:abstractNumId w:val="1"/>
  </w:num>
  <w:num w:numId="2" w16cid:durableId="13090204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ine Lempart">
    <w15:presenceInfo w15:providerId="Windows Live" w15:userId="fe280d23a05448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4D"/>
    <w:rsid w:val="00045C09"/>
    <w:rsid w:val="00045E3B"/>
    <w:rsid w:val="000942E5"/>
    <w:rsid w:val="000F56C1"/>
    <w:rsid w:val="00122EEF"/>
    <w:rsid w:val="001D7269"/>
    <w:rsid w:val="002E494D"/>
    <w:rsid w:val="00336C2C"/>
    <w:rsid w:val="003E6712"/>
    <w:rsid w:val="00470367"/>
    <w:rsid w:val="00493EB3"/>
    <w:rsid w:val="005625E2"/>
    <w:rsid w:val="005D256B"/>
    <w:rsid w:val="006064B3"/>
    <w:rsid w:val="0064385E"/>
    <w:rsid w:val="007621E0"/>
    <w:rsid w:val="00953395"/>
    <w:rsid w:val="00B660D1"/>
    <w:rsid w:val="00BD1C0F"/>
    <w:rsid w:val="00C103F1"/>
    <w:rsid w:val="00CB4FAE"/>
    <w:rsid w:val="00E735B6"/>
    <w:rsid w:val="00F4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011A"/>
  <w15:chartTrackingRefBased/>
  <w15:docId w15:val="{604E4387-DC7C-475C-B38F-76444E45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4D"/>
    <w:pPr>
      <w:spacing w:after="1" w:line="260" w:lineRule="auto"/>
      <w:ind w:left="10" w:hanging="10"/>
    </w:pPr>
    <w:rPr>
      <w:rFonts w:ascii="Arial" w:eastAsia="Arial" w:hAnsi="Arial" w:cs="Arial"/>
      <w:color w:val="000000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4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Hayward</dc:creator>
  <cp:keywords/>
  <dc:description/>
  <cp:lastModifiedBy>Justine Hayward</cp:lastModifiedBy>
  <cp:revision>15</cp:revision>
  <dcterms:created xsi:type="dcterms:W3CDTF">2025-09-04T13:48:00Z</dcterms:created>
  <dcterms:modified xsi:type="dcterms:W3CDTF">2025-09-23T19:56:00Z</dcterms:modified>
</cp:coreProperties>
</file>