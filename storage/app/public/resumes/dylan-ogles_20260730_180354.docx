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9D1F7" w14:textId="32A0F52D" w:rsidR="00A126BF" w:rsidRPr="00A126BF" w:rsidRDefault="00A126BF" w:rsidP="00A126BF">
      <w:pPr>
        <w:rPr>
          <w:rFonts w:asciiTheme="majorHAnsi" w:hAnsiTheme="majorHAnsi" w:cstheme="majorHAnsi"/>
          <w:sz w:val="36"/>
          <w:szCs w:val="36"/>
        </w:rPr>
      </w:pPr>
      <w:r>
        <w:rPr>
          <w:rFonts w:asciiTheme="majorHAnsi" w:hAnsiTheme="majorHAnsi" w:cstheme="majorHAnsi"/>
          <w:b/>
          <w:bCs/>
          <w:sz w:val="36"/>
          <w:szCs w:val="36"/>
        </w:rPr>
        <w:t xml:space="preserve">Dylan Ogles </w:t>
      </w:r>
      <w:r w:rsidRPr="00A126BF">
        <w:rPr>
          <w:rFonts w:asciiTheme="majorHAnsi" w:hAnsiTheme="majorHAnsi" w:cstheme="majorHAnsi"/>
          <w:sz w:val="22"/>
          <w:szCs w:val="22"/>
        </w:rPr>
        <w:t xml:space="preserve">Winter Springs, Fl </w:t>
      </w:r>
      <w:r>
        <w:rPr>
          <w:rFonts w:asciiTheme="majorHAnsi" w:hAnsiTheme="majorHAnsi" w:cstheme="majorHAnsi"/>
          <w:b/>
          <w:bCs/>
          <w:sz w:val="28"/>
          <w:szCs w:val="28"/>
        </w:rPr>
        <w:t>|</w:t>
      </w:r>
      <w:r>
        <w:rPr>
          <w:rFonts w:asciiTheme="majorHAnsi" w:hAnsiTheme="majorHAnsi" w:cstheme="majorHAnsi"/>
          <w:sz w:val="22"/>
          <w:szCs w:val="22"/>
        </w:rPr>
        <w:t xml:space="preserve"> </w:t>
      </w:r>
      <w:hyperlink r:id="rId7" w:history="1">
        <w:r w:rsidRPr="00D27A52">
          <w:rPr>
            <w:rStyle w:val="Hyperlink"/>
            <w:rFonts w:asciiTheme="majorHAnsi" w:hAnsiTheme="majorHAnsi" w:cstheme="majorHAnsi"/>
            <w:sz w:val="22"/>
            <w:szCs w:val="22"/>
          </w:rPr>
          <w:t>cyberdyl1@gmail.com</w:t>
        </w:r>
      </w:hyperlink>
      <w:r>
        <w:rPr>
          <w:rFonts w:asciiTheme="majorHAnsi" w:hAnsiTheme="majorHAnsi" w:cstheme="majorHAnsi"/>
          <w:sz w:val="22"/>
          <w:szCs w:val="22"/>
        </w:rPr>
        <w:t xml:space="preserve"> </w:t>
      </w:r>
      <w:r>
        <w:rPr>
          <w:rFonts w:asciiTheme="majorHAnsi" w:hAnsiTheme="majorHAnsi" w:cstheme="majorHAnsi"/>
          <w:b/>
          <w:bCs/>
          <w:sz w:val="28"/>
          <w:szCs w:val="28"/>
        </w:rPr>
        <w:t xml:space="preserve">| </w:t>
      </w:r>
      <w:r>
        <w:rPr>
          <w:rFonts w:asciiTheme="majorHAnsi" w:hAnsiTheme="majorHAnsi" w:cstheme="majorHAnsi"/>
          <w:sz w:val="22"/>
          <w:szCs w:val="22"/>
        </w:rPr>
        <w:t xml:space="preserve">(386)279-8011 </w:t>
      </w:r>
      <w:r w:rsidRPr="00A126BF">
        <w:rPr>
          <w:rFonts w:cstheme="minorHAnsi"/>
          <w:sz w:val="22"/>
          <w:szCs w:val="22"/>
        </w:rPr>
        <w:t>www.linkedin.com/in/dylanosoc</w:t>
      </w:r>
    </w:p>
    <w:p w14:paraId="2948A914" w14:textId="67446174" w:rsidR="00A126BF" w:rsidRPr="00A126BF" w:rsidRDefault="00A126BF" w:rsidP="00A126BF">
      <w:pPr>
        <w:jc w:val="center"/>
        <w:rPr>
          <w:rFonts w:asciiTheme="majorHAnsi" w:eastAsia="Times New Roman" w:hAnsiTheme="majorHAnsi" w:cstheme="majorHAnsi"/>
          <w:b/>
          <w:bCs/>
          <w:kern w:val="0"/>
          <w14:ligatures w14:val="none"/>
        </w:rPr>
      </w:pPr>
      <w:r w:rsidRPr="00A126BF">
        <w:rPr>
          <w:rFonts w:asciiTheme="majorHAnsi" w:eastAsia="Times New Roman" w:hAnsiTheme="majorHAnsi" w:cstheme="majorHAnsi"/>
          <w:b/>
          <w:bCs/>
          <w:kern w:val="0"/>
          <w14:ligatures w14:val="none"/>
        </w:rPr>
        <w:t>SOC Data Analyst</w:t>
      </w:r>
    </w:p>
    <w:p w14:paraId="56E9F710" w14:textId="065BA4F6" w:rsidR="00A126BF" w:rsidRPr="00A126BF" w:rsidRDefault="00A126BF" w:rsidP="00A126BF">
      <w:pPr>
        <w:rPr>
          <w:rFonts w:asciiTheme="majorHAnsi" w:eastAsia="Times New Roman" w:hAnsiTheme="majorHAnsi" w:cstheme="majorHAnsi"/>
          <w:b/>
          <w:bCs/>
          <w:kern w:val="0"/>
          <w:sz w:val="21"/>
          <w:szCs w:val="21"/>
          <w14:ligatures w14:val="none"/>
        </w:rPr>
      </w:pPr>
      <w:r w:rsidRPr="00A126BF">
        <w:rPr>
          <w:rFonts w:eastAsia="Times New Roman" w:cstheme="minorHAnsi"/>
          <w:b/>
          <w:bCs/>
          <w:kern w:val="0"/>
          <w:sz w:val="21"/>
          <w:szCs w:val="21"/>
          <w14:ligatures w14:val="none"/>
        </w:rPr>
        <w:t>Problem solver skilled at assessing risk, auditing processes and mitigating threats in a digital environment.</w:t>
      </w:r>
      <w:r w:rsidRPr="00A126BF">
        <w:rPr>
          <w:rFonts w:asciiTheme="majorHAnsi" w:eastAsia="Times New Roman" w:hAnsiTheme="majorHAnsi" w:cstheme="majorHAnsi"/>
          <w:b/>
          <w:bCs/>
          <w:kern w:val="0"/>
          <w:sz w:val="21"/>
          <w:szCs w:val="21"/>
          <w14:ligatures w14:val="none"/>
        </w:rPr>
        <w:t xml:space="preserve"> </w:t>
      </w:r>
    </w:p>
    <w:p w14:paraId="67CCA7AB" w14:textId="424ECC1B" w:rsidR="00A126BF" w:rsidRDefault="00A126BF" w:rsidP="00A126BF">
      <w:pPr>
        <w:pBdr>
          <w:bottom w:val="single" w:sz="4" w:space="1" w:color="auto"/>
        </w:pBdr>
        <w:rPr>
          <w:rFonts w:asciiTheme="majorHAnsi" w:eastAsia="Times New Roman" w:hAnsiTheme="majorHAnsi" w:cstheme="majorHAnsi"/>
          <w:kern w:val="0"/>
          <w:sz w:val="20"/>
          <w:szCs w:val="20"/>
          <w14:ligatures w14:val="none"/>
        </w:rPr>
      </w:pPr>
      <w:r>
        <w:rPr>
          <w:rFonts w:asciiTheme="majorHAnsi" w:eastAsia="Times New Roman" w:hAnsiTheme="majorHAnsi" w:cstheme="majorHAnsi"/>
          <w:kern w:val="0"/>
          <w:sz w:val="20"/>
          <w:szCs w:val="20"/>
          <w14:ligatures w14:val="none"/>
        </w:rPr>
        <w:t>Gaining experience in identifying noncompliant behavior via dynamic reporting solutions and spearheading optimization and risk remediation services as well as standards compliance. Enhancing threat detection and incident response skills in an intensive Cyber Security Program.</w:t>
      </w:r>
    </w:p>
    <w:p w14:paraId="6522738F" w14:textId="77777777" w:rsidR="00A126BF" w:rsidRDefault="00A126BF" w:rsidP="00A126BF">
      <w:pPr>
        <w:jc w:val="center"/>
        <w:rPr>
          <w:rFonts w:asciiTheme="majorHAnsi" w:eastAsia="Times New Roman" w:hAnsiTheme="majorHAnsi" w:cstheme="majorHAnsi"/>
          <w:kern w:val="0"/>
          <w:sz w:val="20"/>
          <w:szCs w:val="20"/>
          <w14:ligatures w14:val="none"/>
        </w:rPr>
      </w:pPr>
    </w:p>
    <w:p w14:paraId="042A4739" w14:textId="35D3475B" w:rsidR="00A126BF" w:rsidRPr="00A126BF" w:rsidRDefault="00A126BF" w:rsidP="00A126BF">
      <w:pPr>
        <w:jc w:val="center"/>
        <w:rPr>
          <w:rFonts w:asciiTheme="majorHAnsi" w:eastAsia="Times New Roman" w:hAnsiTheme="majorHAnsi" w:cstheme="majorHAnsi"/>
          <w:b/>
          <w:bCs/>
          <w:kern w:val="0"/>
          <w14:ligatures w14:val="none"/>
        </w:rPr>
      </w:pPr>
      <w:r w:rsidRPr="00A126BF">
        <w:rPr>
          <w:rFonts w:asciiTheme="majorHAnsi" w:eastAsia="Times New Roman" w:hAnsiTheme="majorHAnsi" w:cstheme="majorHAnsi"/>
          <w:b/>
          <w:bCs/>
          <w:kern w:val="0"/>
          <w14:ligatures w14:val="none"/>
        </w:rPr>
        <w:t>Certifications &amp; Skills</w:t>
      </w:r>
    </w:p>
    <w:p w14:paraId="7270E8EF" w14:textId="67176164" w:rsidR="00A126BF" w:rsidRDefault="00A126BF" w:rsidP="00A126BF">
      <w:pPr>
        <w:rPr>
          <w:rFonts w:eastAsia="Times New Roman" w:cstheme="minorHAnsi"/>
          <w:kern w:val="0"/>
          <w:sz w:val="20"/>
          <w:szCs w:val="20"/>
          <w14:ligatures w14:val="none"/>
        </w:rPr>
      </w:pPr>
      <w:r>
        <w:rPr>
          <w:rFonts w:eastAsia="Times New Roman" w:cstheme="minorHAnsi"/>
          <w:b/>
          <w:bCs/>
          <w:kern w:val="0"/>
          <w:sz w:val="22"/>
          <w:szCs w:val="22"/>
          <w14:ligatures w14:val="none"/>
        </w:rPr>
        <w:t xml:space="preserve">Certifications: </w:t>
      </w:r>
      <w:r>
        <w:rPr>
          <w:rFonts w:eastAsia="Times New Roman" w:cstheme="minorHAnsi"/>
          <w:kern w:val="0"/>
          <w:sz w:val="20"/>
          <w:szCs w:val="20"/>
          <w14:ligatures w14:val="none"/>
        </w:rPr>
        <w:t xml:space="preserve">Certified by </w:t>
      </w:r>
      <w:ins w:id="0" w:author="Valentino, Tony" w:date="2025-06-12T09:39:00Z" w16du:dateUtc="2025-06-12T13:39:00Z">
        <w:r w:rsidR="00243B3D">
          <w:rPr>
            <w:rFonts w:eastAsia="Times New Roman" w:cstheme="minorHAnsi"/>
            <w:kern w:val="0"/>
            <w:sz w:val="20"/>
            <w:szCs w:val="20"/>
            <w14:ligatures w14:val="none"/>
          </w:rPr>
          <w:t xml:space="preserve">the </w:t>
        </w:r>
      </w:ins>
      <w:del w:id="1" w:author="Valentino, Tony" w:date="2025-06-12T09:39:00Z" w16du:dateUtc="2025-06-12T13:39:00Z">
        <w:r w:rsidDel="00243B3D">
          <w:rPr>
            <w:rFonts w:eastAsia="Times New Roman" w:cstheme="minorHAnsi"/>
            <w:kern w:val="0"/>
            <w:sz w:val="20"/>
            <w:szCs w:val="20"/>
            <w14:ligatures w14:val="none"/>
          </w:rPr>
          <w:delText>UCF (</w:delText>
        </w:r>
      </w:del>
      <w:r>
        <w:rPr>
          <w:rFonts w:eastAsia="Times New Roman" w:cstheme="minorHAnsi"/>
          <w:kern w:val="0"/>
          <w:sz w:val="20"/>
          <w:szCs w:val="20"/>
          <w14:ligatures w14:val="none"/>
        </w:rPr>
        <w:t>University of Central Florida</w:t>
      </w:r>
      <w:ins w:id="2" w:author="Valentino, Tony" w:date="2025-06-12T09:39:00Z" w16du:dateUtc="2025-06-12T13:39:00Z">
        <w:r w:rsidR="00243B3D">
          <w:rPr>
            <w:rFonts w:eastAsia="Times New Roman" w:cstheme="minorHAnsi"/>
            <w:kern w:val="0"/>
            <w:sz w:val="20"/>
            <w:szCs w:val="20"/>
            <w14:ligatures w14:val="none"/>
          </w:rPr>
          <w:t xml:space="preserve"> in </w:t>
        </w:r>
      </w:ins>
      <w:del w:id="3" w:author="Valentino, Tony" w:date="2025-06-12T09:39:00Z" w16du:dateUtc="2025-06-12T13:39:00Z">
        <w:r w:rsidDel="00243B3D">
          <w:rPr>
            <w:rFonts w:eastAsia="Times New Roman" w:cstheme="minorHAnsi"/>
            <w:kern w:val="0"/>
            <w:sz w:val="20"/>
            <w:szCs w:val="20"/>
            <w14:ligatures w14:val="none"/>
          </w:rPr>
          <w:delText xml:space="preserve">) </w:delText>
        </w:r>
      </w:del>
      <w:r>
        <w:rPr>
          <w:rFonts w:eastAsia="Times New Roman" w:cstheme="minorHAnsi"/>
          <w:kern w:val="0"/>
          <w:sz w:val="20"/>
          <w:szCs w:val="20"/>
          <w14:ligatures w14:val="none"/>
        </w:rPr>
        <w:t>Data Analytics and Cyber Security</w:t>
      </w:r>
      <w:del w:id="4" w:author="Valentino, Tony" w:date="2025-06-12T09:39:00Z" w16du:dateUtc="2025-06-12T13:39:00Z">
        <w:r w:rsidDel="00243B3D">
          <w:rPr>
            <w:rFonts w:eastAsia="Times New Roman" w:cstheme="minorHAnsi"/>
            <w:kern w:val="0"/>
            <w:sz w:val="20"/>
            <w:szCs w:val="20"/>
            <w14:ligatures w14:val="none"/>
          </w:rPr>
          <w:delText xml:space="preserve"> Course</w:delText>
        </w:r>
      </w:del>
    </w:p>
    <w:p w14:paraId="65DA68B7" w14:textId="15396ADE" w:rsidR="00A126BF" w:rsidRDefault="00A126BF" w:rsidP="00A126BF">
      <w:pPr>
        <w:rPr>
          <w:rFonts w:eastAsia="Times New Roman" w:cstheme="minorHAnsi"/>
          <w:kern w:val="0"/>
          <w:sz w:val="20"/>
          <w:szCs w:val="20"/>
          <w14:ligatures w14:val="none"/>
        </w:rPr>
      </w:pPr>
      <w:r>
        <w:rPr>
          <w:rFonts w:eastAsia="Times New Roman" w:cstheme="minorHAnsi"/>
          <w:b/>
          <w:bCs/>
          <w:kern w:val="0"/>
          <w:sz w:val="22"/>
          <w:szCs w:val="22"/>
          <w14:ligatures w14:val="none"/>
        </w:rPr>
        <w:t xml:space="preserve">Operating Systems &amp; Programs: </w:t>
      </w:r>
      <w:r>
        <w:rPr>
          <w:rFonts w:eastAsia="Times New Roman" w:cstheme="minorHAnsi"/>
          <w:kern w:val="0"/>
          <w:sz w:val="20"/>
          <w:szCs w:val="20"/>
          <w14:ligatures w14:val="none"/>
        </w:rPr>
        <w:t>Windows, Mac OS, Linux (Kali, Ubuntu)/ Splunk, Wireshark</w:t>
      </w:r>
    </w:p>
    <w:p w14:paraId="7423EA2D" w14:textId="215C504A" w:rsidR="00A126BF" w:rsidRDefault="00A126BF" w:rsidP="00A126BF">
      <w:pPr>
        <w:rPr>
          <w:rFonts w:eastAsia="Times New Roman" w:cstheme="minorHAnsi"/>
          <w:kern w:val="0"/>
          <w:sz w:val="20"/>
          <w:szCs w:val="20"/>
          <w14:ligatures w14:val="none"/>
        </w:rPr>
      </w:pPr>
      <w:r>
        <w:rPr>
          <w:rFonts w:eastAsia="Times New Roman" w:cstheme="minorHAnsi"/>
          <w:b/>
          <w:bCs/>
          <w:kern w:val="0"/>
          <w:sz w:val="22"/>
          <w:szCs w:val="22"/>
          <w14:ligatures w14:val="none"/>
        </w:rPr>
        <w:t xml:space="preserve">Compliance: </w:t>
      </w:r>
      <w:r w:rsidRPr="00A126BF">
        <w:rPr>
          <w:rFonts w:eastAsia="Times New Roman" w:cstheme="minorHAnsi"/>
          <w:kern w:val="0"/>
          <w:sz w:val="20"/>
          <w:szCs w:val="20"/>
          <w14:ligatures w14:val="none"/>
        </w:rPr>
        <w:t xml:space="preserve">NIST 800-53, PCI </w:t>
      </w:r>
      <w:r>
        <w:rPr>
          <w:rFonts w:eastAsia="Times New Roman" w:cstheme="minorHAnsi"/>
          <w:kern w:val="0"/>
          <w:sz w:val="20"/>
          <w:szCs w:val="20"/>
          <w14:ligatures w14:val="none"/>
        </w:rPr>
        <w:t>Data Security Standards</w:t>
      </w:r>
    </w:p>
    <w:p w14:paraId="04991DCF" w14:textId="1CF68A4D" w:rsidR="00A126BF" w:rsidRDefault="00A126BF" w:rsidP="00A126BF">
      <w:pPr>
        <w:pBdr>
          <w:bottom w:val="single" w:sz="4" w:space="1" w:color="auto"/>
        </w:pBdr>
        <w:rPr>
          <w:rFonts w:eastAsia="Times New Roman" w:cstheme="minorHAnsi"/>
          <w:kern w:val="0"/>
          <w:sz w:val="20"/>
          <w:szCs w:val="20"/>
          <w14:ligatures w14:val="none"/>
        </w:rPr>
      </w:pPr>
      <w:r>
        <w:rPr>
          <w:rFonts w:eastAsia="Times New Roman" w:cstheme="minorHAnsi"/>
          <w:b/>
          <w:bCs/>
          <w:kern w:val="0"/>
          <w:sz w:val="22"/>
          <w:szCs w:val="22"/>
          <w14:ligatures w14:val="none"/>
        </w:rPr>
        <w:t xml:space="preserve">Skills: </w:t>
      </w:r>
      <w:r>
        <w:rPr>
          <w:rFonts w:eastAsia="Times New Roman" w:cstheme="minorHAnsi"/>
          <w:kern w:val="0"/>
          <w:sz w:val="20"/>
          <w:szCs w:val="20"/>
          <w14:ligatures w14:val="none"/>
        </w:rPr>
        <w:t>Ethical Hacking, Social Engineering and Social Security, Vulnerability &amp; Threat Assessment, Network and Information Security, Data Analytics, Communication and Reporting.</w:t>
      </w:r>
    </w:p>
    <w:p w14:paraId="46CA09C8" w14:textId="77777777" w:rsidR="00A126BF" w:rsidRPr="00A126BF" w:rsidRDefault="00A126BF" w:rsidP="00A126BF">
      <w:pPr>
        <w:rPr>
          <w:rFonts w:eastAsia="Times New Roman" w:cstheme="minorHAnsi"/>
          <w:kern w:val="0"/>
          <w:sz w:val="20"/>
          <w:szCs w:val="20"/>
          <w14:ligatures w14:val="none"/>
        </w:rPr>
      </w:pPr>
    </w:p>
    <w:p w14:paraId="1CBAEB7F" w14:textId="53B17415" w:rsidR="00A126BF" w:rsidRPr="00A126BF" w:rsidRDefault="00A126BF" w:rsidP="00A126BF">
      <w:pPr>
        <w:jc w:val="center"/>
        <w:rPr>
          <w:rFonts w:asciiTheme="majorHAnsi" w:eastAsia="Times New Roman" w:hAnsiTheme="majorHAnsi" w:cstheme="majorHAnsi"/>
          <w:b/>
          <w:bCs/>
          <w:kern w:val="0"/>
          <w14:ligatures w14:val="none"/>
        </w:rPr>
      </w:pPr>
      <w:r w:rsidRPr="00A126BF">
        <w:rPr>
          <w:rFonts w:asciiTheme="majorHAnsi" w:eastAsia="Times New Roman" w:hAnsiTheme="majorHAnsi" w:cstheme="majorHAnsi"/>
          <w:b/>
          <w:bCs/>
          <w:kern w:val="0"/>
          <w14:ligatures w14:val="none"/>
        </w:rPr>
        <w:t>Professional Experience</w:t>
      </w:r>
    </w:p>
    <w:p w14:paraId="289D74C3" w14:textId="4D6C707A" w:rsidR="00A126BF" w:rsidRDefault="00A126BF" w:rsidP="00A126BF">
      <w:pPr>
        <w:rPr>
          <w:rFonts w:eastAsia="Times New Roman" w:cstheme="minorHAnsi"/>
          <w:kern w:val="0"/>
          <w:sz w:val="20"/>
          <w:szCs w:val="20"/>
          <w14:ligatures w14:val="none"/>
        </w:rPr>
      </w:pPr>
      <w:r>
        <w:rPr>
          <w:rFonts w:eastAsia="Times New Roman" w:cstheme="minorHAnsi"/>
          <w:b/>
          <w:bCs/>
          <w:kern w:val="0"/>
          <w:sz w:val="22"/>
          <w:szCs w:val="22"/>
          <w14:ligatures w14:val="none"/>
        </w:rPr>
        <w:t xml:space="preserve">Bartending, </w:t>
      </w:r>
      <w:r w:rsidRPr="00A126BF">
        <w:rPr>
          <w:rFonts w:eastAsia="Times New Roman" w:cstheme="minorHAnsi"/>
          <w:kern w:val="0"/>
          <w:sz w:val="22"/>
          <w:szCs w:val="22"/>
          <w14:ligatures w14:val="none"/>
        </w:rPr>
        <w:t xml:space="preserve">Ruth’s Chris Steakhouse </w:t>
      </w:r>
      <w:proofErr w:type="gramStart"/>
      <w:r w:rsidRPr="00A126BF">
        <w:rPr>
          <w:rFonts w:eastAsia="Times New Roman" w:cstheme="minorHAnsi"/>
          <w:kern w:val="0"/>
          <w:sz w:val="22"/>
          <w:szCs w:val="22"/>
          <w14:ligatures w14:val="none"/>
        </w:rPr>
        <w:t>( Lake</w:t>
      </w:r>
      <w:proofErr w:type="gramEnd"/>
      <w:r w:rsidRPr="00A126BF">
        <w:rPr>
          <w:rFonts w:eastAsia="Times New Roman" w:cstheme="minorHAnsi"/>
          <w:kern w:val="0"/>
          <w:sz w:val="22"/>
          <w:szCs w:val="22"/>
          <w14:ligatures w14:val="none"/>
        </w:rPr>
        <w:t xml:space="preserve"> Mary, Fl.)</w:t>
      </w:r>
      <w:r>
        <w:rPr>
          <w:rFonts w:eastAsia="Times New Roman" w:cstheme="minorHAnsi"/>
          <w:kern w:val="0"/>
          <w:sz w:val="22"/>
          <w:szCs w:val="22"/>
          <w14:ligatures w14:val="none"/>
        </w:rPr>
        <w:t xml:space="preserve">                         </w:t>
      </w:r>
      <w:r>
        <w:rPr>
          <w:rFonts w:eastAsia="Times New Roman" w:cstheme="minorHAnsi"/>
          <w:kern w:val="0"/>
          <w:sz w:val="20"/>
          <w:szCs w:val="20"/>
          <w14:ligatures w14:val="none"/>
        </w:rPr>
        <w:t xml:space="preserve">                                       (Oct.2023- </w:t>
      </w:r>
      <w:proofErr w:type="gramStart"/>
      <w:r>
        <w:rPr>
          <w:rFonts w:eastAsia="Times New Roman" w:cstheme="minorHAnsi"/>
          <w:kern w:val="0"/>
          <w:sz w:val="20"/>
          <w:szCs w:val="20"/>
          <w14:ligatures w14:val="none"/>
        </w:rPr>
        <w:t xml:space="preserve">Present)   </w:t>
      </w:r>
      <w:proofErr w:type="gramEnd"/>
      <w:r>
        <w:rPr>
          <w:rFonts w:eastAsia="Times New Roman" w:cstheme="minorHAnsi"/>
          <w:kern w:val="0"/>
          <w:sz w:val="20"/>
          <w:szCs w:val="20"/>
          <w14:ligatures w14:val="none"/>
        </w:rPr>
        <w:t xml:space="preserve">                            Bartending and serving at Ruth’s Chris Steakhouse providing the finest dining experience in a </w:t>
      </w:r>
      <w:proofErr w:type="gramStart"/>
      <w:r>
        <w:rPr>
          <w:rFonts w:eastAsia="Times New Roman" w:cstheme="minorHAnsi"/>
          <w:kern w:val="0"/>
          <w:sz w:val="20"/>
          <w:szCs w:val="20"/>
          <w14:ligatures w14:val="none"/>
        </w:rPr>
        <w:t>fast paced</w:t>
      </w:r>
      <w:proofErr w:type="gramEnd"/>
      <w:r>
        <w:rPr>
          <w:rFonts w:eastAsia="Times New Roman" w:cstheme="minorHAnsi"/>
          <w:kern w:val="0"/>
          <w:sz w:val="20"/>
          <w:szCs w:val="20"/>
          <w14:ligatures w14:val="none"/>
        </w:rPr>
        <w:t xml:space="preserve"> environment with creative problem solving utilizing personal communication skills within the team and creating cyber security contacts and mentors with customers.</w:t>
      </w:r>
    </w:p>
    <w:p w14:paraId="009DB9E7" w14:textId="77777777" w:rsidR="00A126BF" w:rsidRDefault="00A126BF" w:rsidP="00A126BF">
      <w:pPr>
        <w:rPr>
          <w:rFonts w:eastAsia="Times New Roman" w:cstheme="minorHAnsi"/>
          <w:kern w:val="0"/>
          <w:sz w:val="20"/>
          <w:szCs w:val="20"/>
          <w14:ligatures w14:val="none"/>
        </w:rPr>
      </w:pPr>
    </w:p>
    <w:p w14:paraId="74FD0B07" w14:textId="04FE8F95" w:rsidR="00A126BF" w:rsidRDefault="00A126BF" w:rsidP="00A126BF">
      <w:pPr>
        <w:rPr>
          <w:rFonts w:eastAsia="Times New Roman" w:cstheme="minorHAnsi"/>
          <w:kern w:val="0"/>
          <w:sz w:val="22"/>
          <w:szCs w:val="22"/>
          <w14:ligatures w14:val="none"/>
        </w:rPr>
      </w:pPr>
      <w:r>
        <w:rPr>
          <w:rFonts w:eastAsia="Times New Roman" w:cstheme="minorHAnsi"/>
          <w:b/>
          <w:bCs/>
          <w:kern w:val="0"/>
          <w:sz w:val="22"/>
          <w:szCs w:val="22"/>
          <w14:ligatures w14:val="none"/>
        </w:rPr>
        <w:t xml:space="preserve">Retention Specialist, </w:t>
      </w:r>
      <w:r>
        <w:rPr>
          <w:rFonts w:eastAsia="Times New Roman" w:cstheme="minorHAnsi"/>
          <w:kern w:val="0"/>
          <w:sz w:val="22"/>
          <w:szCs w:val="22"/>
          <w14:ligatures w14:val="none"/>
        </w:rPr>
        <w:t>Spectrum (Lake Mary, Fl.)                                                                  (July.2022-Sep.2023)</w:t>
      </w:r>
    </w:p>
    <w:p w14:paraId="36B7B9B7" w14:textId="3A7E604B" w:rsidR="00A126BF" w:rsidRPr="00A126BF" w:rsidRDefault="00A126BF" w:rsidP="00A126BF">
      <w:pPr>
        <w:pBdr>
          <w:bottom w:val="single" w:sz="4" w:space="1" w:color="auto"/>
        </w:pBdr>
        <w:rPr>
          <w:rFonts w:eastAsia="Times New Roman" w:cstheme="minorHAnsi"/>
          <w:kern w:val="0"/>
          <w:sz w:val="20"/>
          <w:szCs w:val="20"/>
          <w14:ligatures w14:val="none"/>
        </w:rPr>
      </w:pPr>
      <w:r>
        <w:rPr>
          <w:rFonts w:eastAsia="Times New Roman" w:cstheme="minorHAnsi"/>
          <w:kern w:val="0"/>
          <w:sz w:val="20"/>
          <w:szCs w:val="20"/>
          <w14:ligatures w14:val="none"/>
        </w:rPr>
        <w:t xml:space="preserve">Won several “Sales” and “Leadership” awards for </w:t>
      </w:r>
      <w:commentRangeStart w:id="5"/>
      <w:r>
        <w:rPr>
          <w:rFonts w:eastAsia="Times New Roman" w:cstheme="minorHAnsi"/>
          <w:kern w:val="0"/>
          <w:sz w:val="20"/>
          <w:szCs w:val="20"/>
          <w14:ligatures w14:val="none"/>
        </w:rPr>
        <w:t xml:space="preserve">saving the company many accounts </w:t>
      </w:r>
      <w:commentRangeEnd w:id="5"/>
      <w:r w:rsidR="00243B3D">
        <w:rPr>
          <w:rStyle w:val="CommentReference"/>
        </w:rPr>
        <w:commentReference w:id="5"/>
      </w:r>
      <w:r>
        <w:rPr>
          <w:rFonts w:eastAsia="Times New Roman" w:cstheme="minorHAnsi"/>
          <w:kern w:val="0"/>
          <w:sz w:val="20"/>
          <w:szCs w:val="20"/>
          <w14:ligatures w14:val="none"/>
        </w:rPr>
        <w:t xml:space="preserve">and massive amounts of revenue by providing individual tailored solutions to resolve technical issues or customer </w:t>
      </w:r>
      <w:del w:id="6" w:author="Valentino, Tony" w:date="2025-06-12T09:47:00Z" w16du:dateUtc="2025-06-12T13:47:00Z">
        <w:r w:rsidDel="00243B3D">
          <w:rPr>
            <w:rFonts w:eastAsia="Times New Roman" w:cstheme="minorHAnsi"/>
            <w:kern w:val="0"/>
            <w:sz w:val="20"/>
            <w:szCs w:val="20"/>
            <w14:ligatures w14:val="none"/>
          </w:rPr>
          <w:delText xml:space="preserve">complaints </w:delText>
        </w:r>
      </w:del>
      <w:ins w:id="7" w:author="Valentino, Tony" w:date="2025-06-12T09:47:00Z" w16du:dateUtc="2025-06-12T13:47:00Z">
        <w:r w:rsidR="00243B3D">
          <w:rPr>
            <w:rFonts w:eastAsia="Times New Roman" w:cstheme="minorHAnsi"/>
            <w:kern w:val="0"/>
            <w:sz w:val="20"/>
            <w:szCs w:val="20"/>
            <w14:ligatures w14:val="none"/>
          </w:rPr>
          <w:t>issues</w:t>
        </w:r>
        <w:r w:rsidR="00243B3D">
          <w:rPr>
            <w:rFonts w:eastAsia="Times New Roman" w:cstheme="minorHAnsi"/>
            <w:kern w:val="0"/>
            <w:sz w:val="20"/>
            <w:szCs w:val="20"/>
            <w14:ligatures w14:val="none"/>
          </w:rPr>
          <w:t xml:space="preserve"> </w:t>
        </w:r>
      </w:ins>
      <w:r>
        <w:rPr>
          <w:rFonts w:eastAsia="Times New Roman" w:cstheme="minorHAnsi"/>
          <w:kern w:val="0"/>
          <w:sz w:val="20"/>
          <w:szCs w:val="20"/>
          <w14:ligatures w14:val="none"/>
        </w:rPr>
        <w:t xml:space="preserve">as well as “putting out fires” of other customer </w:t>
      </w:r>
      <w:proofErr w:type="gramStart"/>
      <w:r>
        <w:rPr>
          <w:rFonts w:eastAsia="Times New Roman" w:cstheme="minorHAnsi"/>
          <w:kern w:val="0"/>
          <w:sz w:val="20"/>
          <w:szCs w:val="20"/>
          <w14:ligatures w14:val="none"/>
        </w:rPr>
        <w:t>service related</w:t>
      </w:r>
      <w:proofErr w:type="gramEnd"/>
      <w:r>
        <w:rPr>
          <w:rFonts w:eastAsia="Times New Roman" w:cstheme="minorHAnsi"/>
          <w:kern w:val="0"/>
          <w:sz w:val="20"/>
          <w:szCs w:val="20"/>
          <w14:ligatures w14:val="none"/>
        </w:rPr>
        <w:t xml:space="preserve"> issues. Quickly learned three different programs to master multiple monitors while guiding customers over the phone to reach peak satisfaction with technical and customer service.</w:t>
      </w:r>
    </w:p>
    <w:p w14:paraId="097E3B17" w14:textId="77777777" w:rsidR="00A126BF" w:rsidRDefault="00A126BF" w:rsidP="00A126BF">
      <w:pPr>
        <w:rPr>
          <w:rFonts w:eastAsia="Times New Roman" w:cstheme="minorHAnsi"/>
          <w:b/>
          <w:bCs/>
          <w:kern w:val="0"/>
          <w:sz w:val="22"/>
          <w:szCs w:val="22"/>
          <w14:ligatures w14:val="none"/>
        </w:rPr>
      </w:pPr>
    </w:p>
    <w:p w14:paraId="214577A1" w14:textId="089D208C" w:rsidR="00A126BF" w:rsidRPr="00A126BF" w:rsidRDefault="00A126BF" w:rsidP="00A126BF">
      <w:pPr>
        <w:jc w:val="center"/>
        <w:rPr>
          <w:rFonts w:asciiTheme="majorHAnsi" w:eastAsia="Times New Roman" w:hAnsiTheme="majorHAnsi" w:cstheme="majorHAnsi"/>
          <w:b/>
          <w:bCs/>
          <w:kern w:val="0"/>
          <w14:ligatures w14:val="none"/>
        </w:rPr>
      </w:pPr>
      <w:r w:rsidRPr="00A126BF">
        <w:rPr>
          <w:rFonts w:asciiTheme="majorHAnsi" w:eastAsia="Times New Roman" w:hAnsiTheme="majorHAnsi" w:cstheme="majorHAnsi"/>
          <w:b/>
          <w:bCs/>
          <w:kern w:val="0"/>
          <w14:ligatures w14:val="none"/>
        </w:rPr>
        <w:t>Project Experience</w:t>
      </w:r>
    </w:p>
    <w:p w14:paraId="1D022A11" w14:textId="1CEC2625" w:rsidR="00A126BF" w:rsidRDefault="00A126BF" w:rsidP="00A126BF">
      <w:pPr>
        <w:rPr>
          <w:rFonts w:eastAsia="Times New Roman" w:cstheme="minorHAnsi"/>
          <w:kern w:val="0"/>
          <w:sz w:val="22"/>
          <w:szCs w:val="22"/>
          <w14:ligatures w14:val="none"/>
        </w:rPr>
      </w:pPr>
      <w:r>
        <w:rPr>
          <w:rFonts w:eastAsia="Times New Roman" w:cstheme="minorHAnsi"/>
          <w:b/>
          <w:bCs/>
          <w:kern w:val="0"/>
          <w:sz w:val="22"/>
          <w:szCs w:val="22"/>
          <w14:ligatures w14:val="none"/>
        </w:rPr>
        <w:t xml:space="preserve">Troubleshooting Labs &amp; Cyber Security Simulations, </w:t>
      </w:r>
      <w:r>
        <w:rPr>
          <w:rFonts w:eastAsia="Times New Roman" w:cstheme="minorHAnsi"/>
          <w:kern w:val="0"/>
          <w:sz w:val="22"/>
          <w:szCs w:val="22"/>
          <w14:ligatures w14:val="none"/>
        </w:rPr>
        <w:t>University of Central Florida.    (Dec. 2023- Present)</w:t>
      </w:r>
    </w:p>
    <w:p w14:paraId="0E065ED7" w14:textId="4109995C" w:rsidR="00A126BF" w:rsidRDefault="00A126BF" w:rsidP="00A126BF">
      <w:pPr>
        <w:rPr>
          <w:rFonts w:eastAsia="Times New Roman" w:cstheme="minorHAnsi"/>
          <w:kern w:val="0"/>
          <w:sz w:val="20"/>
          <w:szCs w:val="20"/>
          <w14:ligatures w14:val="none"/>
        </w:rPr>
      </w:pPr>
      <w:r>
        <w:rPr>
          <w:rFonts w:eastAsia="Times New Roman" w:cstheme="minorHAnsi"/>
          <w:kern w:val="0"/>
          <w:sz w:val="20"/>
          <w:szCs w:val="20"/>
          <w14:ligatures w14:val="none"/>
        </w:rPr>
        <w:t xml:space="preserve">Challenged to troubleshoot OS and networking issues and demonstrated strong documentation and problem resolution abilities. </w:t>
      </w:r>
    </w:p>
    <w:p w14:paraId="367CA81D" w14:textId="7CC6FEB6" w:rsidR="00A126BF" w:rsidRDefault="00A126BF" w:rsidP="00A126BF">
      <w:pPr>
        <w:pStyle w:val="ListParagraph"/>
        <w:numPr>
          <w:ilvl w:val="0"/>
          <w:numId w:val="1"/>
        </w:numPr>
        <w:rPr>
          <w:rFonts w:eastAsia="Times New Roman" w:cstheme="minorHAnsi"/>
          <w:kern w:val="0"/>
          <w:sz w:val="20"/>
          <w:szCs w:val="20"/>
          <w14:ligatures w14:val="none"/>
        </w:rPr>
      </w:pPr>
      <w:r>
        <w:rPr>
          <w:rFonts w:eastAsia="Times New Roman" w:cstheme="minorHAnsi"/>
          <w:kern w:val="0"/>
          <w:sz w:val="20"/>
          <w:szCs w:val="20"/>
          <w14:ligatures w14:val="none"/>
        </w:rPr>
        <w:t xml:space="preserve">Troubleshoot systems to ensure proper permissions, firewall rules, and active directory policies are being followed on </w:t>
      </w:r>
      <w:ins w:id="8" w:author="Valentino, Tony" w:date="2025-06-12T09:45:00Z" w16du:dateUtc="2025-06-12T13:45:00Z">
        <w:r w:rsidR="00243B3D">
          <w:rPr>
            <w:rFonts w:eastAsia="Times New Roman" w:cstheme="minorHAnsi"/>
            <w:kern w:val="0"/>
            <w:sz w:val="20"/>
            <w:szCs w:val="20"/>
            <w14:ligatures w14:val="none"/>
          </w:rPr>
          <w:t>W</w:t>
        </w:r>
      </w:ins>
      <w:del w:id="9" w:author="Valentino, Tony" w:date="2025-06-12T09:45:00Z" w16du:dateUtc="2025-06-12T13:45:00Z">
        <w:r w:rsidDel="00243B3D">
          <w:rPr>
            <w:rFonts w:eastAsia="Times New Roman" w:cstheme="minorHAnsi"/>
            <w:kern w:val="0"/>
            <w:sz w:val="20"/>
            <w:szCs w:val="20"/>
            <w14:ligatures w14:val="none"/>
          </w:rPr>
          <w:delText>w</w:delText>
        </w:r>
      </w:del>
      <w:r>
        <w:rPr>
          <w:rFonts w:eastAsia="Times New Roman" w:cstheme="minorHAnsi"/>
          <w:kern w:val="0"/>
          <w:sz w:val="20"/>
          <w:szCs w:val="20"/>
          <w14:ligatures w14:val="none"/>
        </w:rPr>
        <w:t>indows servers and clients.</w:t>
      </w:r>
    </w:p>
    <w:p w14:paraId="6AE0076B" w14:textId="3FC739DD" w:rsidR="00A126BF" w:rsidRDefault="00A126BF" w:rsidP="00A126BF">
      <w:pPr>
        <w:pStyle w:val="ListParagraph"/>
        <w:numPr>
          <w:ilvl w:val="0"/>
          <w:numId w:val="1"/>
        </w:numPr>
        <w:rPr>
          <w:rFonts w:eastAsia="Times New Roman" w:cstheme="minorHAnsi"/>
          <w:kern w:val="0"/>
          <w:sz w:val="20"/>
          <w:szCs w:val="20"/>
          <w14:ligatures w14:val="none"/>
        </w:rPr>
      </w:pPr>
      <w:r>
        <w:rPr>
          <w:rFonts w:eastAsia="Times New Roman" w:cstheme="minorHAnsi"/>
          <w:kern w:val="0"/>
          <w:sz w:val="20"/>
          <w:szCs w:val="20"/>
          <w14:ligatures w14:val="none"/>
        </w:rPr>
        <w:t xml:space="preserve">Minimize threat risk and vulnerability in an operating environment by configuring and </w:t>
      </w:r>
      <w:commentRangeStart w:id="10"/>
      <w:r>
        <w:rPr>
          <w:rFonts w:eastAsia="Times New Roman" w:cstheme="minorHAnsi"/>
          <w:kern w:val="0"/>
          <w:sz w:val="20"/>
          <w:szCs w:val="20"/>
          <w14:ligatures w14:val="none"/>
        </w:rPr>
        <w:t>verifying the established security requirements.</w:t>
      </w:r>
      <w:commentRangeEnd w:id="10"/>
      <w:r w:rsidR="00243B3D">
        <w:rPr>
          <w:rStyle w:val="CommentReference"/>
        </w:rPr>
        <w:commentReference w:id="10"/>
      </w:r>
    </w:p>
    <w:p w14:paraId="7E8E055A" w14:textId="24F6A1D7" w:rsidR="00A126BF" w:rsidRDefault="00A126BF" w:rsidP="00A126BF">
      <w:pPr>
        <w:pStyle w:val="ListParagraph"/>
        <w:numPr>
          <w:ilvl w:val="0"/>
          <w:numId w:val="1"/>
        </w:numPr>
        <w:rPr>
          <w:rFonts w:eastAsia="Times New Roman" w:cstheme="minorHAnsi"/>
          <w:kern w:val="0"/>
          <w:sz w:val="20"/>
          <w:szCs w:val="20"/>
          <w14:ligatures w14:val="none"/>
        </w:rPr>
      </w:pPr>
      <w:r>
        <w:rPr>
          <w:rFonts w:eastAsia="Times New Roman" w:cstheme="minorHAnsi"/>
          <w:kern w:val="0"/>
          <w:sz w:val="20"/>
          <w:szCs w:val="20"/>
          <w14:ligatures w14:val="none"/>
        </w:rPr>
        <w:t xml:space="preserve">Analyze an </w:t>
      </w:r>
      <w:del w:id="11" w:author="Valentino, Tony" w:date="2025-06-12T09:42:00Z" w16du:dateUtc="2025-06-12T13:42:00Z">
        <w:r w:rsidDel="00243B3D">
          <w:rPr>
            <w:rFonts w:eastAsia="Times New Roman" w:cstheme="minorHAnsi"/>
            <w:kern w:val="0"/>
            <w:sz w:val="20"/>
            <w:szCs w:val="20"/>
            <w14:ligatures w14:val="none"/>
          </w:rPr>
          <w:delText>in depth</w:delText>
        </w:r>
      </w:del>
      <w:ins w:id="12" w:author="Valentino, Tony" w:date="2025-06-12T09:42:00Z" w16du:dateUtc="2025-06-12T13:42:00Z">
        <w:r w:rsidR="00243B3D">
          <w:rPr>
            <w:rFonts w:eastAsia="Times New Roman" w:cstheme="minorHAnsi"/>
            <w:kern w:val="0"/>
            <w:sz w:val="20"/>
            <w:szCs w:val="20"/>
            <w14:ligatures w14:val="none"/>
          </w:rPr>
          <w:t>in-depth</w:t>
        </w:r>
      </w:ins>
      <w:r>
        <w:rPr>
          <w:rFonts w:eastAsia="Times New Roman" w:cstheme="minorHAnsi"/>
          <w:kern w:val="0"/>
          <w:sz w:val="20"/>
          <w:szCs w:val="20"/>
          <w14:ligatures w14:val="none"/>
        </w:rPr>
        <w:t xml:space="preserve"> network structure to determine proper use of subnetting, static and dynamic routing, VLAN segmentation and layout.</w:t>
      </w:r>
    </w:p>
    <w:p w14:paraId="38CDE3B1" w14:textId="06FA8235" w:rsidR="00A126BF" w:rsidRDefault="00A126BF" w:rsidP="00A126BF">
      <w:pPr>
        <w:pStyle w:val="ListParagraph"/>
        <w:numPr>
          <w:ilvl w:val="0"/>
          <w:numId w:val="1"/>
        </w:numPr>
        <w:pBdr>
          <w:bottom w:val="single" w:sz="4" w:space="1" w:color="auto"/>
        </w:pBdr>
        <w:rPr>
          <w:rFonts w:eastAsia="Times New Roman" w:cstheme="minorHAnsi"/>
          <w:kern w:val="0"/>
          <w:sz w:val="20"/>
          <w:szCs w:val="20"/>
          <w14:ligatures w14:val="none"/>
        </w:rPr>
      </w:pPr>
      <w:r>
        <w:rPr>
          <w:rFonts w:eastAsia="Times New Roman" w:cstheme="minorHAnsi"/>
          <w:kern w:val="0"/>
          <w:sz w:val="20"/>
          <w:szCs w:val="20"/>
          <w14:ligatures w14:val="none"/>
        </w:rPr>
        <w:t xml:space="preserve">Diagnosing initial network security levels and configuring security controls via Splunk SIEM to improve threat detection and </w:t>
      </w:r>
      <w:del w:id="13" w:author="Valentino, Tony" w:date="2025-06-12T09:42:00Z" w16du:dateUtc="2025-06-12T13:42:00Z">
        <w:r w:rsidDel="00243B3D">
          <w:rPr>
            <w:rFonts w:eastAsia="Times New Roman" w:cstheme="minorHAnsi"/>
            <w:kern w:val="0"/>
            <w:sz w:val="20"/>
            <w:szCs w:val="20"/>
            <w14:ligatures w14:val="none"/>
          </w:rPr>
          <w:delText xml:space="preserve">optimize </w:delText>
        </w:r>
      </w:del>
      <w:ins w:id="14" w:author="Valentino, Tony" w:date="2025-06-12T09:42:00Z" w16du:dateUtc="2025-06-12T13:42:00Z">
        <w:r w:rsidR="00243B3D">
          <w:rPr>
            <w:rFonts w:eastAsia="Times New Roman" w:cstheme="minorHAnsi"/>
            <w:kern w:val="0"/>
            <w:sz w:val="20"/>
            <w:szCs w:val="20"/>
            <w14:ligatures w14:val="none"/>
          </w:rPr>
          <w:t>reduce</w:t>
        </w:r>
        <w:r w:rsidR="00243B3D">
          <w:rPr>
            <w:rFonts w:eastAsia="Times New Roman" w:cstheme="minorHAnsi"/>
            <w:kern w:val="0"/>
            <w:sz w:val="20"/>
            <w:szCs w:val="20"/>
            <w14:ligatures w14:val="none"/>
          </w:rPr>
          <w:t xml:space="preserve"> </w:t>
        </w:r>
      </w:ins>
      <w:r>
        <w:rPr>
          <w:rFonts w:eastAsia="Times New Roman" w:cstheme="minorHAnsi"/>
          <w:kern w:val="0"/>
          <w:sz w:val="20"/>
          <w:szCs w:val="20"/>
          <w14:ligatures w14:val="none"/>
        </w:rPr>
        <w:t>incident response time.</w:t>
      </w:r>
    </w:p>
    <w:p w14:paraId="65A5CDFE" w14:textId="6DBA4621" w:rsidR="00A126BF" w:rsidRPr="00A126BF" w:rsidRDefault="00A126BF" w:rsidP="00A126BF">
      <w:pPr>
        <w:pStyle w:val="ListParagraph"/>
        <w:numPr>
          <w:ilvl w:val="0"/>
          <w:numId w:val="1"/>
        </w:numPr>
        <w:pBdr>
          <w:bottom w:val="single" w:sz="4" w:space="1" w:color="auto"/>
        </w:pBdr>
        <w:rPr>
          <w:rFonts w:eastAsia="Times New Roman" w:cstheme="minorHAnsi"/>
          <w:kern w:val="0"/>
          <w:sz w:val="20"/>
          <w:szCs w:val="20"/>
          <w14:ligatures w14:val="none"/>
        </w:rPr>
      </w:pPr>
      <w:commentRangeStart w:id="15"/>
      <w:r>
        <w:rPr>
          <w:rFonts w:eastAsia="Times New Roman" w:cstheme="minorHAnsi"/>
          <w:kern w:val="0"/>
          <w:sz w:val="20"/>
          <w:szCs w:val="20"/>
          <w14:ligatures w14:val="none"/>
        </w:rPr>
        <w:t>Home SIEM Labs to identify bad actors and how to remove access and prevent further infiltration or data loss/tampering.</w:t>
      </w:r>
      <w:commentRangeEnd w:id="15"/>
      <w:r w:rsidR="00243B3D">
        <w:rPr>
          <w:rStyle w:val="CommentReference"/>
        </w:rPr>
        <w:commentReference w:id="15"/>
      </w:r>
    </w:p>
    <w:p w14:paraId="019BCBDB" w14:textId="77777777" w:rsidR="00A126BF" w:rsidRDefault="00A126BF" w:rsidP="00A126BF">
      <w:pPr>
        <w:jc w:val="center"/>
        <w:rPr>
          <w:rFonts w:asciiTheme="majorHAnsi" w:eastAsia="Times New Roman" w:hAnsiTheme="majorHAnsi" w:cstheme="majorHAnsi"/>
          <w:kern w:val="0"/>
          <w:sz w:val="20"/>
          <w:szCs w:val="20"/>
          <w14:ligatures w14:val="none"/>
        </w:rPr>
      </w:pPr>
    </w:p>
    <w:p w14:paraId="7F0CE538" w14:textId="61B2339D" w:rsidR="00A126BF" w:rsidRDefault="00A126BF" w:rsidP="00A126BF">
      <w:pPr>
        <w:jc w:val="center"/>
        <w:rPr>
          <w:rFonts w:asciiTheme="majorHAnsi" w:eastAsia="Times New Roman" w:hAnsiTheme="majorHAnsi" w:cstheme="majorHAnsi"/>
          <w:b/>
          <w:bCs/>
          <w:kern w:val="0"/>
          <w14:ligatures w14:val="none"/>
        </w:rPr>
      </w:pPr>
      <w:r w:rsidRPr="00A126BF">
        <w:rPr>
          <w:rFonts w:asciiTheme="majorHAnsi" w:eastAsia="Times New Roman" w:hAnsiTheme="majorHAnsi" w:cstheme="majorHAnsi"/>
          <w:b/>
          <w:bCs/>
          <w:kern w:val="0"/>
          <w14:ligatures w14:val="none"/>
        </w:rPr>
        <w:t>Education</w:t>
      </w:r>
    </w:p>
    <w:p w14:paraId="35E1C7B4" w14:textId="4D56DAC9" w:rsidR="00A126BF" w:rsidRDefault="00A126BF" w:rsidP="00A126BF">
      <w:pPr>
        <w:rPr>
          <w:rFonts w:eastAsia="Times New Roman" w:cstheme="minorHAnsi"/>
          <w:kern w:val="0"/>
          <w:sz w:val="20"/>
          <w:szCs w:val="20"/>
          <w14:ligatures w14:val="none"/>
        </w:rPr>
      </w:pPr>
      <w:r>
        <w:rPr>
          <w:rFonts w:eastAsia="Times New Roman" w:cstheme="minorHAnsi"/>
          <w:b/>
          <w:bCs/>
          <w:kern w:val="0"/>
          <w:sz w:val="22"/>
          <w:szCs w:val="22"/>
          <w14:ligatures w14:val="none"/>
        </w:rPr>
        <w:t xml:space="preserve">University of Central Florida, </w:t>
      </w:r>
      <w:r>
        <w:rPr>
          <w:rFonts w:eastAsia="Times New Roman" w:cstheme="minorHAnsi"/>
          <w:kern w:val="0"/>
          <w:sz w:val="22"/>
          <w:szCs w:val="22"/>
          <w14:ligatures w14:val="none"/>
        </w:rPr>
        <w:t xml:space="preserve">Orlando, FL.                                                                             (Dec.2023- </w:t>
      </w:r>
      <w:proofErr w:type="gramStart"/>
      <w:r>
        <w:rPr>
          <w:rFonts w:eastAsia="Times New Roman" w:cstheme="minorHAnsi"/>
          <w:kern w:val="0"/>
          <w:sz w:val="22"/>
          <w:szCs w:val="22"/>
          <w14:ligatures w14:val="none"/>
        </w:rPr>
        <w:t xml:space="preserve">Present)   </w:t>
      </w:r>
      <w:proofErr w:type="gramEnd"/>
      <w:r>
        <w:rPr>
          <w:rFonts w:eastAsia="Times New Roman" w:cstheme="minorHAnsi"/>
          <w:kern w:val="0"/>
          <w:sz w:val="22"/>
          <w:szCs w:val="22"/>
          <w14:ligatures w14:val="none"/>
        </w:rPr>
        <w:t xml:space="preserve">        </w:t>
      </w:r>
      <w:r>
        <w:rPr>
          <w:rFonts w:eastAsia="Times New Roman" w:cstheme="minorHAnsi"/>
          <w:b/>
          <w:bCs/>
          <w:kern w:val="0"/>
          <w:sz w:val="22"/>
          <w:szCs w:val="22"/>
          <w14:ligatures w14:val="none"/>
        </w:rPr>
        <w:t xml:space="preserve"> </w:t>
      </w:r>
      <w:ins w:id="16" w:author="Valentino, Tony" w:date="2025-06-12T09:40:00Z" w16du:dateUtc="2025-06-12T13:40:00Z">
        <w:r w:rsidR="00243B3D" w:rsidRPr="00243B3D">
          <w:rPr>
            <w:rFonts w:eastAsia="Times New Roman" w:cstheme="minorHAnsi"/>
            <w:kern w:val="0"/>
            <w:sz w:val="22"/>
            <w:szCs w:val="22"/>
            <w14:ligatures w14:val="none"/>
            <w:rPrChange w:id="17" w:author="Valentino, Tony" w:date="2025-06-12T09:40:00Z" w16du:dateUtc="2025-06-12T13:40:00Z">
              <w:rPr>
                <w:rFonts w:eastAsia="Times New Roman" w:cstheme="minorHAnsi"/>
                <w:b/>
                <w:bCs/>
                <w:kern w:val="0"/>
                <w:sz w:val="22"/>
                <w:szCs w:val="22"/>
                <w14:ligatures w14:val="none"/>
              </w:rPr>
            </w:rPrChange>
          </w:rPr>
          <w:t xml:space="preserve">Certification in </w:t>
        </w:r>
      </w:ins>
      <w:r>
        <w:rPr>
          <w:rFonts w:eastAsia="Times New Roman" w:cstheme="minorHAnsi"/>
          <w:kern w:val="0"/>
          <w:sz w:val="22"/>
          <w:szCs w:val="22"/>
          <w14:ligatures w14:val="none"/>
        </w:rPr>
        <w:t>Cyber Security Data Analytics and Data Loss Preventio</w:t>
      </w:r>
      <w:commentRangeStart w:id="18"/>
      <w:r>
        <w:rPr>
          <w:rFonts w:eastAsia="Times New Roman" w:cstheme="minorHAnsi"/>
          <w:kern w:val="0"/>
          <w:sz w:val="22"/>
          <w:szCs w:val="22"/>
          <w14:ligatures w14:val="none"/>
        </w:rPr>
        <w:t>n</w:t>
      </w:r>
      <w:commentRangeEnd w:id="18"/>
      <w:r w:rsidR="00243B3D">
        <w:rPr>
          <w:rStyle w:val="CommentReference"/>
        </w:rPr>
        <w:commentReference w:id="18"/>
      </w:r>
      <w:r>
        <w:rPr>
          <w:rFonts w:eastAsia="Times New Roman" w:cstheme="minorHAnsi"/>
          <w:kern w:val="0"/>
          <w:sz w:val="22"/>
          <w:szCs w:val="22"/>
          <w14:ligatures w14:val="none"/>
        </w:rPr>
        <w:t xml:space="preserve"> </w:t>
      </w:r>
      <w:del w:id="19" w:author="Valentino, Tony" w:date="2025-06-12T09:40:00Z" w16du:dateUtc="2025-06-12T13:40:00Z">
        <w:r w:rsidDel="00243B3D">
          <w:rPr>
            <w:rFonts w:eastAsia="Times New Roman" w:cstheme="minorHAnsi"/>
            <w:kern w:val="0"/>
            <w:sz w:val="22"/>
            <w:szCs w:val="22"/>
            <w14:ligatures w14:val="none"/>
          </w:rPr>
          <w:delText xml:space="preserve">Course. </w:delText>
        </w:r>
      </w:del>
    </w:p>
    <w:p w14:paraId="4E98F09E" w14:textId="310E0EB3" w:rsidR="00A126BF" w:rsidRDefault="00A126BF" w:rsidP="00A126BF">
      <w:pPr>
        <w:rPr>
          <w:rFonts w:eastAsia="Times New Roman" w:cstheme="minorHAnsi"/>
          <w:kern w:val="0"/>
          <w:sz w:val="20"/>
          <w:szCs w:val="20"/>
          <w14:ligatures w14:val="none"/>
        </w:rPr>
      </w:pPr>
      <w:r>
        <w:rPr>
          <w:rFonts w:eastAsia="Times New Roman" w:cstheme="minorHAnsi"/>
          <w:kern w:val="0"/>
          <w:sz w:val="20"/>
          <w:szCs w:val="20"/>
          <w14:ligatures w14:val="none"/>
        </w:rPr>
        <w:t xml:space="preserve">Developing defensive and offensive security skills via real-world simulations and expert led instruction in Microsoft security, Computer Networking, Cloud Security, Linux Security. </w:t>
      </w:r>
    </w:p>
    <w:p w14:paraId="2EE99994" w14:textId="1063745F" w:rsidR="00A126BF" w:rsidRPr="00A126BF" w:rsidDel="00243B3D" w:rsidRDefault="00A126BF" w:rsidP="00A126BF">
      <w:pPr>
        <w:rPr>
          <w:del w:id="20" w:author="Valentino, Tony" w:date="2025-06-12T09:41:00Z" w16du:dateUtc="2025-06-12T13:41:00Z"/>
          <w:rFonts w:eastAsia="Times New Roman" w:cstheme="minorHAnsi"/>
          <w:kern w:val="0"/>
          <w:sz w:val="20"/>
          <w:szCs w:val="20"/>
          <w14:ligatures w14:val="none"/>
        </w:rPr>
      </w:pPr>
      <w:r>
        <w:rPr>
          <w:rFonts w:eastAsia="Times New Roman" w:cstheme="minorHAnsi"/>
          <w:kern w:val="0"/>
          <w:sz w:val="20"/>
          <w:szCs w:val="20"/>
          <w14:ligatures w14:val="none"/>
        </w:rPr>
        <w:t>Passionate about: Machine Learning, AI, and Quantum Computing.</w:t>
      </w:r>
    </w:p>
    <w:p w14:paraId="2FAF089E" w14:textId="4CFCF062" w:rsidR="00A126BF" w:rsidRPr="00A126BF" w:rsidDel="00243B3D" w:rsidRDefault="00A126BF" w:rsidP="00243B3D">
      <w:pPr>
        <w:rPr>
          <w:del w:id="21" w:author="Valentino, Tony" w:date="2025-06-12T09:41:00Z" w16du:dateUtc="2025-06-12T13:41:00Z"/>
          <w:rFonts w:asciiTheme="majorHAnsi" w:eastAsia="Times New Roman" w:hAnsiTheme="majorHAnsi" w:cstheme="majorHAnsi"/>
          <w:b/>
          <w:bCs/>
          <w:kern w:val="0"/>
          <w:sz w:val="28"/>
          <w:szCs w:val="28"/>
          <w14:ligatures w14:val="none"/>
        </w:rPr>
        <w:pPrChange w:id="22" w:author="Valentino, Tony" w:date="2025-06-12T09:41:00Z" w16du:dateUtc="2025-06-12T13:41:00Z">
          <w:pPr>
            <w:jc w:val="center"/>
          </w:pPr>
        </w:pPrChange>
      </w:pPr>
    </w:p>
    <w:p w14:paraId="6002CE8D" w14:textId="638B2E85" w:rsidR="00A126BF" w:rsidRPr="00A126BF" w:rsidRDefault="00A126BF" w:rsidP="00A126BF">
      <w:pPr>
        <w:rPr>
          <w:rFonts w:asciiTheme="majorHAnsi" w:hAnsiTheme="majorHAnsi" w:cstheme="majorHAnsi"/>
          <w:sz w:val="22"/>
          <w:szCs w:val="22"/>
        </w:rPr>
      </w:pPr>
    </w:p>
    <w:sectPr w:rsidR="00A126BF" w:rsidRPr="00A126BF">
      <w:footerReference w:type="even" r:id="rId12"/>
      <w:footerReference w:type="default" r:id="rId13"/>
      <w:footerReference w:type="first" r:id="rId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Valentino, Tony" w:date="2025-06-12T09:48:00Z" w:initials="TV">
    <w:p w14:paraId="6F1938C8" w14:textId="77777777" w:rsidR="00243B3D" w:rsidRDefault="00243B3D" w:rsidP="00243B3D">
      <w:pPr>
        <w:pStyle w:val="CommentText"/>
      </w:pPr>
      <w:r>
        <w:rPr>
          <w:rStyle w:val="CommentReference"/>
        </w:rPr>
        <w:annotationRef/>
      </w:r>
      <w:r>
        <w:t>“Exceeding customer retention goals resulting in an increase of x% revenue”</w:t>
      </w:r>
    </w:p>
  </w:comment>
  <w:comment w:id="10" w:author="Valentino, Tony" w:date="2025-06-12T09:45:00Z" w:initials="TV">
    <w:p w14:paraId="4A3723C6" w14:textId="1AC8204B" w:rsidR="00243B3D" w:rsidRDefault="00243B3D" w:rsidP="00243B3D">
      <w:pPr>
        <w:pStyle w:val="CommentText"/>
      </w:pPr>
      <w:r>
        <w:rPr>
          <w:rStyle w:val="CommentReference"/>
        </w:rPr>
        <w:annotationRef/>
      </w:r>
      <w:r>
        <w:t>This reads a little vague to me - what did you configure?</w:t>
      </w:r>
    </w:p>
  </w:comment>
  <w:comment w:id="15" w:author="Valentino, Tony" w:date="2025-06-12T09:41:00Z" w:initials="TV">
    <w:p w14:paraId="1EF26489" w14:textId="7C0DF3DA" w:rsidR="00243B3D" w:rsidRDefault="00243B3D" w:rsidP="00243B3D">
      <w:pPr>
        <w:pStyle w:val="CommentText"/>
      </w:pPr>
      <w:r>
        <w:rPr>
          <w:rStyle w:val="CommentReference"/>
        </w:rPr>
        <w:annotationRef/>
      </w:r>
      <w:r>
        <w:t>Are you saying you have a SIEM lab at home?</w:t>
      </w:r>
    </w:p>
  </w:comment>
  <w:comment w:id="18" w:author="Valentino, Tony" w:date="2025-06-12T09:41:00Z" w:initials="TV">
    <w:p w14:paraId="1F771BE5" w14:textId="366758AE" w:rsidR="00243B3D" w:rsidRDefault="00243B3D" w:rsidP="00243B3D">
      <w:pPr>
        <w:pStyle w:val="CommentText"/>
      </w:pPr>
      <w:r>
        <w:rPr>
          <w:rStyle w:val="CommentReference"/>
        </w:rPr>
        <w:annotationRef/>
      </w:r>
      <w:r>
        <w:t>I removed “Course”.  Makes it sound like you only took one class.  “Certification” sounds a lot better.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1938C8" w15:done="0"/>
  <w15:commentEx w15:paraId="4A3723C6" w15:done="0"/>
  <w15:commentEx w15:paraId="1EF26489" w15:done="0"/>
  <w15:commentEx w15:paraId="1F771B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260DBC" w16cex:dateUtc="2025-06-12T13:48:00Z"/>
  <w16cex:commentExtensible w16cex:durableId="64877D68" w16cex:dateUtc="2025-06-12T13:45:00Z"/>
  <w16cex:commentExtensible w16cex:durableId="17C45747" w16cex:dateUtc="2025-06-12T13:41:00Z"/>
  <w16cex:commentExtensible w16cex:durableId="1D6A0107" w16cex:dateUtc="2025-06-12T13: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1938C8" w16cid:durableId="36260DBC"/>
  <w16cid:commentId w16cid:paraId="4A3723C6" w16cid:durableId="64877D68"/>
  <w16cid:commentId w16cid:paraId="1EF26489" w16cid:durableId="17C45747"/>
  <w16cid:commentId w16cid:paraId="1F771BE5" w16cid:durableId="1D6A010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4F4D7" w14:textId="77777777" w:rsidR="00EA03AC" w:rsidRDefault="00EA03AC" w:rsidP="00243B3D">
      <w:r>
        <w:separator/>
      </w:r>
    </w:p>
  </w:endnote>
  <w:endnote w:type="continuationSeparator" w:id="0">
    <w:p w14:paraId="3D248F16" w14:textId="77777777" w:rsidR="00EA03AC" w:rsidRDefault="00EA03AC" w:rsidP="0024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F3461" w14:textId="2AD3370E" w:rsidR="00243B3D" w:rsidRDefault="00243B3D">
    <w:pPr>
      <w:pStyle w:val="Footer"/>
    </w:pPr>
    <w:r>
      <w:rPr>
        <w:noProof/>
      </w:rPr>
      <mc:AlternateContent>
        <mc:Choice Requires="wps">
          <w:drawing>
            <wp:anchor distT="0" distB="0" distL="0" distR="0" simplePos="0" relativeHeight="251659264" behindDoc="0" locked="0" layoutInCell="1" allowOverlap="1" wp14:anchorId="03F3E9E2" wp14:editId="489950A9">
              <wp:simplePos x="635" y="635"/>
              <wp:positionH relativeFrom="page">
                <wp:align>center</wp:align>
              </wp:positionH>
              <wp:positionV relativeFrom="page">
                <wp:align>bottom</wp:align>
              </wp:positionV>
              <wp:extent cx="369570" cy="345440"/>
              <wp:effectExtent l="0" t="0" r="11430" b="0"/>
              <wp:wrapNone/>
              <wp:docPr id="1368356060"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69570" cy="345440"/>
                      </a:xfrm>
                      <a:prstGeom prst="rect">
                        <a:avLst/>
                      </a:prstGeom>
                      <a:noFill/>
                      <a:ln>
                        <a:noFill/>
                      </a:ln>
                    </wps:spPr>
                    <wps:txbx>
                      <w:txbxContent>
                        <w:p w14:paraId="00101E49" w14:textId="05667A44" w:rsidR="00243B3D" w:rsidRPr="00243B3D" w:rsidRDefault="00243B3D" w:rsidP="00243B3D">
                          <w:pPr>
                            <w:rPr>
                              <w:rFonts w:ascii="Calibri" w:eastAsia="Calibri" w:hAnsi="Calibri" w:cs="Calibri"/>
                              <w:noProof/>
                              <w:color w:val="0000FF"/>
                              <w:sz w:val="20"/>
                              <w:szCs w:val="20"/>
                            </w:rPr>
                          </w:pPr>
                          <w:r w:rsidRPr="00243B3D">
                            <w:rPr>
                              <w:rFonts w:ascii="Calibri" w:eastAsia="Calibri" w:hAnsi="Calibri" w:cs="Calibri"/>
                              <w:noProof/>
                              <w:color w:val="0000FF"/>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3F3E9E2" id="_x0000_t202" coordsize="21600,21600" o:spt="202" path="m,l,21600r21600,l21600,xe">
              <v:stroke joinstyle="miter"/>
              <v:path gradientshapeok="t" o:connecttype="rect"/>
            </v:shapetype>
            <v:shape id="Text Box 2" o:spid="_x0000_s1026" type="#_x0000_t202" alt="PUBLIC" style="position:absolute;margin-left:0;margin-top:0;width:29.1pt;height:27.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" filled="f" stroked="f">
              <v:fill o:detectmouseclick="t"/>
              <v:textbox style="mso-fit-shape-to-text:t" inset="0,0,0,15pt">
                <w:txbxContent>
                  <w:p w14:paraId="00101E49" w14:textId="05667A44" w:rsidR="00243B3D" w:rsidRPr="00243B3D" w:rsidRDefault="00243B3D" w:rsidP="00243B3D">
                    <w:pPr>
                      <w:rPr>
                        <w:rFonts w:ascii="Calibri" w:eastAsia="Calibri" w:hAnsi="Calibri" w:cs="Calibri"/>
                        <w:noProof/>
                        <w:color w:val="0000FF"/>
                        <w:sz w:val="20"/>
                        <w:szCs w:val="20"/>
                      </w:rPr>
                    </w:pPr>
                    <w:r w:rsidRPr="00243B3D">
                      <w:rPr>
                        <w:rFonts w:ascii="Calibri" w:eastAsia="Calibri" w:hAnsi="Calibri" w:cs="Calibri"/>
                        <w:noProof/>
                        <w:color w:val="0000FF"/>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04D33" w14:textId="03D56FAE" w:rsidR="00243B3D" w:rsidRDefault="00243B3D">
    <w:pPr>
      <w:pStyle w:val="Footer"/>
    </w:pPr>
    <w:r>
      <w:rPr>
        <w:noProof/>
      </w:rPr>
      <mc:AlternateContent>
        <mc:Choice Requires="wps">
          <w:drawing>
            <wp:anchor distT="0" distB="0" distL="0" distR="0" simplePos="0" relativeHeight="251660288" behindDoc="0" locked="0" layoutInCell="1" allowOverlap="1" wp14:anchorId="2E2A0D8D" wp14:editId="3121BE23">
              <wp:simplePos x="914400" y="9420225"/>
              <wp:positionH relativeFrom="page">
                <wp:align>center</wp:align>
              </wp:positionH>
              <wp:positionV relativeFrom="page">
                <wp:align>bottom</wp:align>
              </wp:positionV>
              <wp:extent cx="369570" cy="345440"/>
              <wp:effectExtent l="0" t="0" r="11430" b="0"/>
              <wp:wrapNone/>
              <wp:docPr id="1994735659"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69570" cy="345440"/>
                      </a:xfrm>
                      <a:prstGeom prst="rect">
                        <a:avLst/>
                      </a:prstGeom>
                      <a:noFill/>
                      <a:ln>
                        <a:noFill/>
                      </a:ln>
                    </wps:spPr>
                    <wps:txbx>
                      <w:txbxContent>
                        <w:p w14:paraId="76D67B30" w14:textId="1D40CDC3" w:rsidR="00243B3D" w:rsidRPr="00243B3D" w:rsidRDefault="00243B3D" w:rsidP="00243B3D">
                          <w:pPr>
                            <w:rPr>
                              <w:rFonts w:ascii="Calibri" w:eastAsia="Calibri" w:hAnsi="Calibri" w:cs="Calibri"/>
                              <w:noProof/>
                              <w:color w:val="0000FF"/>
                              <w:sz w:val="20"/>
                              <w:szCs w:val="20"/>
                            </w:rPr>
                          </w:pPr>
                          <w:r w:rsidRPr="00243B3D">
                            <w:rPr>
                              <w:rFonts w:ascii="Calibri" w:eastAsia="Calibri" w:hAnsi="Calibri" w:cs="Calibri"/>
                              <w:noProof/>
                              <w:color w:val="0000FF"/>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E2A0D8D" id="_x0000_t202" coordsize="21600,21600" o:spt="202" path="m,l,21600r21600,l21600,xe">
              <v:stroke joinstyle="miter"/>
              <v:path gradientshapeok="t" o:connecttype="rect"/>
            </v:shapetype>
            <v:shape id="Text Box 3" o:spid="_x0000_s1027" type="#_x0000_t202" alt="PUBLIC" style="position:absolute;margin-left:0;margin-top:0;width:29.1pt;height:27.2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" filled="f" stroked="f">
              <v:fill o:detectmouseclick="t"/>
              <v:textbox style="mso-fit-shape-to-text:t" inset="0,0,0,15pt">
                <w:txbxContent>
                  <w:p w14:paraId="76D67B30" w14:textId="1D40CDC3" w:rsidR="00243B3D" w:rsidRPr="00243B3D" w:rsidRDefault="00243B3D" w:rsidP="00243B3D">
                    <w:pPr>
                      <w:rPr>
                        <w:rFonts w:ascii="Calibri" w:eastAsia="Calibri" w:hAnsi="Calibri" w:cs="Calibri"/>
                        <w:noProof/>
                        <w:color w:val="0000FF"/>
                        <w:sz w:val="20"/>
                        <w:szCs w:val="20"/>
                      </w:rPr>
                    </w:pPr>
                    <w:r w:rsidRPr="00243B3D">
                      <w:rPr>
                        <w:rFonts w:ascii="Calibri" w:eastAsia="Calibri" w:hAnsi="Calibri" w:cs="Calibri"/>
                        <w:noProof/>
                        <w:color w:val="0000FF"/>
                        <w:sz w:val="20"/>
                        <w:szCs w:val="20"/>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9BD36" w14:textId="5DC04A17" w:rsidR="00243B3D" w:rsidRDefault="00243B3D">
    <w:pPr>
      <w:pStyle w:val="Footer"/>
    </w:pPr>
    <w:r>
      <w:rPr>
        <w:noProof/>
      </w:rPr>
      <mc:AlternateContent>
        <mc:Choice Requires="wps">
          <w:drawing>
            <wp:anchor distT="0" distB="0" distL="0" distR="0" simplePos="0" relativeHeight="251658240" behindDoc="0" locked="0" layoutInCell="1" allowOverlap="1" wp14:anchorId="34E73DDB" wp14:editId="1B33A764">
              <wp:simplePos x="635" y="635"/>
              <wp:positionH relativeFrom="page">
                <wp:align>center</wp:align>
              </wp:positionH>
              <wp:positionV relativeFrom="page">
                <wp:align>bottom</wp:align>
              </wp:positionV>
              <wp:extent cx="369570" cy="345440"/>
              <wp:effectExtent l="0" t="0" r="11430" b="0"/>
              <wp:wrapNone/>
              <wp:docPr id="1641893105"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69570" cy="345440"/>
                      </a:xfrm>
                      <a:prstGeom prst="rect">
                        <a:avLst/>
                      </a:prstGeom>
                      <a:noFill/>
                      <a:ln>
                        <a:noFill/>
                      </a:ln>
                    </wps:spPr>
                    <wps:txbx>
                      <w:txbxContent>
                        <w:p w14:paraId="174BACF5" w14:textId="4D36F7A3" w:rsidR="00243B3D" w:rsidRPr="00243B3D" w:rsidRDefault="00243B3D" w:rsidP="00243B3D">
                          <w:pPr>
                            <w:rPr>
                              <w:rFonts w:ascii="Calibri" w:eastAsia="Calibri" w:hAnsi="Calibri" w:cs="Calibri"/>
                              <w:noProof/>
                              <w:color w:val="0000FF"/>
                              <w:sz w:val="20"/>
                              <w:szCs w:val="20"/>
                            </w:rPr>
                          </w:pPr>
                          <w:r w:rsidRPr="00243B3D">
                            <w:rPr>
                              <w:rFonts w:ascii="Calibri" w:eastAsia="Calibri" w:hAnsi="Calibri" w:cs="Calibri"/>
                              <w:noProof/>
                              <w:color w:val="0000FF"/>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4E73DDB" id="_x0000_t202" coordsize="21600,21600" o:spt="202" path="m,l,21600r21600,l21600,xe">
              <v:stroke joinstyle="miter"/>
              <v:path gradientshapeok="t" o:connecttype="rect"/>
            </v:shapetype>
            <v:shape id="Text Box 1" o:spid="_x0000_s1028" type="#_x0000_t202" alt="PUBLIC" style="position:absolute;margin-left:0;margin-top:0;width:29.1pt;height:27.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" filled="f" stroked="f">
              <v:fill o:detectmouseclick="t"/>
              <v:textbox style="mso-fit-shape-to-text:t" inset="0,0,0,15pt">
                <w:txbxContent>
                  <w:p w14:paraId="174BACF5" w14:textId="4D36F7A3" w:rsidR="00243B3D" w:rsidRPr="00243B3D" w:rsidRDefault="00243B3D" w:rsidP="00243B3D">
                    <w:pPr>
                      <w:rPr>
                        <w:rFonts w:ascii="Calibri" w:eastAsia="Calibri" w:hAnsi="Calibri" w:cs="Calibri"/>
                        <w:noProof/>
                        <w:color w:val="0000FF"/>
                        <w:sz w:val="20"/>
                        <w:szCs w:val="20"/>
                      </w:rPr>
                    </w:pPr>
                    <w:r w:rsidRPr="00243B3D">
                      <w:rPr>
                        <w:rFonts w:ascii="Calibri" w:eastAsia="Calibri" w:hAnsi="Calibri" w:cs="Calibri"/>
                        <w:noProof/>
                        <w:color w:val="0000FF"/>
                        <w:sz w:val="20"/>
                        <w:szCs w:val="2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843ED" w14:textId="77777777" w:rsidR="00EA03AC" w:rsidRDefault="00EA03AC" w:rsidP="00243B3D">
      <w:r>
        <w:separator/>
      </w:r>
    </w:p>
  </w:footnote>
  <w:footnote w:type="continuationSeparator" w:id="0">
    <w:p w14:paraId="67038B1F" w14:textId="77777777" w:rsidR="00EA03AC" w:rsidRDefault="00EA03AC" w:rsidP="0024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AE2773"/>
    <w:multiLevelType w:val="hybridMultilevel"/>
    <w:tmpl w:val="66AEA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284717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alentino, Tony">
    <w15:presenceInfo w15:providerId="AD" w15:userId="S::valentit@wwt.com::e7d9e3d7-9d19-462f-b86a-e9a625b618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6BF"/>
    <w:rsid w:val="000078A6"/>
    <w:rsid w:val="002168B2"/>
    <w:rsid w:val="00243B3D"/>
    <w:rsid w:val="00862C1B"/>
    <w:rsid w:val="00A126BF"/>
    <w:rsid w:val="00A53307"/>
    <w:rsid w:val="00EA03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AF5E0"/>
  <w15:chartTrackingRefBased/>
  <w15:docId w15:val="{4642A9D5-5643-2E4A-B8C7-6886E07FC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126BF"/>
    <w:rPr>
      <w:color w:val="0563C1" w:themeColor="hyperlink"/>
      <w:u w:val="single"/>
    </w:rPr>
  </w:style>
  <w:style w:type="character" w:styleId="UnresolvedMention">
    <w:name w:val="Unresolved Mention"/>
    <w:basedOn w:val="DefaultParagraphFont"/>
    <w:uiPriority w:val="99"/>
    <w:semiHidden/>
    <w:unhideWhenUsed/>
    <w:rsid w:val="00A126BF"/>
    <w:rPr>
      <w:color w:val="605E5C"/>
      <w:shd w:val="clear" w:color="auto" w:fill="E1DFDD"/>
    </w:rPr>
  </w:style>
  <w:style w:type="paragraph" w:customStyle="1" w:styleId="t-14">
    <w:name w:val="t-14"/>
    <w:basedOn w:val="Normal"/>
    <w:rsid w:val="00A126BF"/>
    <w:pPr>
      <w:spacing w:before="100" w:beforeAutospacing="1" w:after="100" w:afterAutospacing="1"/>
    </w:pPr>
    <w:rPr>
      <w:rFonts w:ascii="Times New Roman" w:eastAsia="Times New Roman" w:hAnsi="Times New Roman" w:cs="Times New Roman"/>
      <w:kern w:val="0"/>
      <w14:ligatures w14:val="none"/>
    </w:rPr>
  </w:style>
  <w:style w:type="paragraph" w:styleId="ListParagraph">
    <w:name w:val="List Paragraph"/>
    <w:basedOn w:val="Normal"/>
    <w:uiPriority w:val="34"/>
    <w:qFormat/>
    <w:rsid w:val="00A126BF"/>
    <w:pPr>
      <w:ind w:left="720"/>
      <w:contextualSpacing/>
    </w:pPr>
  </w:style>
  <w:style w:type="paragraph" w:styleId="Footer">
    <w:name w:val="footer"/>
    <w:basedOn w:val="Normal"/>
    <w:link w:val="FooterChar"/>
    <w:uiPriority w:val="99"/>
    <w:unhideWhenUsed/>
    <w:rsid w:val="00243B3D"/>
    <w:pPr>
      <w:tabs>
        <w:tab w:val="center" w:pos="4680"/>
        <w:tab w:val="right" w:pos="9360"/>
      </w:tabs>
    </w:pPr>
  </w:style>
  <w:style w:type="character" w:customStyle="1" w:styleId="FooterChar">
    <w:name w:val="Footer Char"/>
    <w:basedOn w:val="DefaultParagraphFont"/>
    <w:link w:val="Footer"/>
    <w:uiPriority w:val="99"/>
    <w:rsid w:val="00243B3D"/>
  </w:style>
  <w:style w:type="paragraph" w:styleId="Revision">
    <w:name w:val="Revision"/>
    <w:hidden/>
    <w:uiPriority w:val="99"/>
    <w:semiHidden/>
    <w:rsid w:val="00243B3D"/>
  </w:style>
  <w:style w:type="character" w:styleId="CommentReference">
    <w:name w:val="annotation reference"/>
    <w:basedOn w:val="DefaultParagraphFont"/>
    <w:uiPriority w:val="99"/>
    <w:semiHidden/>
    <w:unhideWhenUsed/>
    <w:rsid w:val="00243B3D"/>
    <w:rPr>
      <w:sz w:val="16"/>
      <w:szCs w:val="16"/>
    </w:rPr>
  </w:style>
  <w:style w:type="paragraph" w:styleId="CommentText">
    <w:name w:val="annotation text"/>
    <w:basedOn w:val="Normal"/>
    <w:link w:val="CommentTextChar"/>
    <w:uiPriority w:val="99"/>
    <w:unhideWhenUsed/>
    <w:rsid w:val="00243B3D"/>
    <w:rPr>
      <w:sz w:val="20"/>
      <w:szCs w:val="20"/>
    </w:rPr>
  </w:style>
  <w:style w:type="character" w:customStyle="1" w:styleId="CommentTextChar">
    <w:name w:val="Comment Text Char"/>
    <w:basedOn w:val="DefaultParagraphFont"/>
    <w:link w:val="CommentText"/>
    <w:uiPriority w:val="99"/>
    <w:rsid w:val="00243B3D"/>
    <w:rPr>
      <w:sz w:val="20"/>
      <w:szCs w:val="20"/>
    </w:rPr>
  </w:style>
  <w:style w:type="paragraph" w:styleId="CommentSubject">
    <w:name w:val="annotation subject"/>
    <w:basedOn w:val="CommentText"/>
    <w:next w:val="CommentText"/>
    <w:link w:val="CommentSubjectChar"/>
    <w:uiPriority w:val="99"/>
    <w:semiHidden/>
    <w:unhideWhenUsed/>
    <w:rsid w:val="00243B3D"/>
    <w:rPr>
      <w:b/>
      <w:bCs/>
    </w:rPr>
  </w:style>
  <w:style w:type="character" w:customStyle="1" w:styleId="CommentSubjectChar">
    <w:name w:val="Comment Subject Char"/>
    <w:basedOn w:val="CommentTextChar"/>
    <w:link w:val="CommentSubject"/>
    <w:uiPriority w:val="99"/>
    <w:semiHidden/>
    <w:rsid w:val="00243B3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7380878">
      <w:bodyDiv w:val="1"/>
      <w:marLeft w:val="0"/>
      <w:marRight w:val="0"/>
      <w:marTop w:val="0"/>
      <w:marBottom w:val="0"/>
      <w:divBdr>
        <w:top w:val="none" w:sz="0" w:space="0" w:color="auto"/>
        <w:left w:val="none" w:sz="0" w:space="0" w:color="auto"/>
        <w:bottom w:val="none" w:sz="0" w:space="0" w:color="auto"/>
        <w:right w:val="none" w:sz="0" w:space="0" w:color="auto"/>
      </w:divBdr>
      <w:divsChild>
        <w:div w:id="48922611">
          <w:marLeft w:val="0"/>
          <w:marRight w:val="0"/>
          <w:marTop w:val="0"/>
          <w:marBottom w:val="0"/>
          <w:divBdr>
            <w:top w:val="none" w:sz="0" w:space="0" w:color="auto"/>
            <w:left w:val="none" w:sz="0" w:space="0" w:color="auto"/>
            <w:bottom w:val="none" w:sz="0" w:space="0" w:color="auto"/>
            <w:right w:val="none" w:sz="0" w:space="0" w:color="auto"/>
          </w:divBdr>
          <w:divsChild>
            <w:div w:id="122922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cyberdyl1@gmail.com"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f152f6a-2b78-4fa2-ae00-a99519405dce}" enabled="1" method="Privileged" siteId="{a2d8e6b4-e26e-4421-8f3d-ec288c827c7d}" contentBits="2" removed="0"/>
</clbl:labelList>
</file>

<file path=docProps/app.xml><?xml version="1.0" encoding="utf-8"?>
<Properties xmlns="http://schemas.openxmlformats.org/officeDocument/2006/extended-properties" xmlns:vt="http://schemas.openxmlformats.org/officeDocument/2006/docPropsVTypes">
  <Template>Normal</Template>
  <TotalTime>13</TotalTime>
  <Pages>1</Pages>
  <Words>524</Words>
  <Characters>2990</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Alyssa Kelly</dc:creator>
  <cp:keywords/>
  <dc:description/>
  <cp:lastModifiedBy>Valentino, Tony</cp:lastModifiedBy>
  <cp:revision>3</cp:revision>
  <dcterms:created xsi:type="dcterms:W3CDTF">2025-03-26T17:37:00Z</dcterms:created>
  <dcterms:modified xsi:type="dcterms:W3CDTF">2025-06-12T13:50:00Z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61dd4cf1,518f74dc,76e5402b</vt:lpwstr>
  </property>
  <property fmtid="{D5CDD505-2E9C-101B-9397-08002B2CF9AE}" pid="3" name="ClassificationContentMarkingFooterFontProps">
    <vt:lpwstr>#0000ff,10,Calibri</vt:lpwstr>
  </property>
  <property fmtid="{D5CDD505-2E9C-101B-9397-08002B2CF9AE}" pid="4" name="ClassificationContentMarkingFooterText">
    <vt:lpwstr>PUBLIC</vt:lpwstr>
  </property>
</Properties>
</file>